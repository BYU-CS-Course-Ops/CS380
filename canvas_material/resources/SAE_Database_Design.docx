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9C1003" w14:textId="77777777" w:rsidR="00F42727" w:rsidRDefault="00000000">
      <w:pPr>
        <w:sectPr w:rsidR="00F42727">
          <w:headerReference w:type="default" r:id="rId7"/>
          <w:footerReference w:type="default" r:id="rId8"/>
          <w:headerReference w:type="first" r:id="rId9"/>
          <w:footerReference w:type="first" r:id="rId10"/>
          <w:footnotePr>
            <w:pos w:val="beneathText"/>
          </w:footnotePr>
          <w:pgSz w:w="12240" w:h="15840"/>
          <w:pgMar w:top="1440" w:right="1800" w:bottom="1440" w:left="1800" w:header="720" w:footer="120" w:gutter="0"/>
          <w:cols w:space="720"/>
          <w:docGrid w:linePitch="360"/>
        </w:sectPr>
      </w:pPr>
      <w:r>
        <w:pict w14:anchorId="02B6A832">
          <v:shapetype id="_x0000_t202" coordsize="21600,21600" o:spt="202" path="m,l,21600r21600,l21600,xe">
            <v:stroke joinstyle="miter"/>
            <v:path gradientshapeok="t" o:connecttype="rect"/>
          </v:shapetype>
          <v:shape id="_x0000_s2050" type="#_x0000_t202" style="position:absolute;margin-left:99.2pt;margin-top:71.2pt;width:278.55pt;height:134.7pt;z-index:1;mso-wrap-distance-left:9.05pt;mso-wrap-distance-right:9.05pt" stroked="f">
            <v:fill opacity="0" color2="black"/>
            <v:textbox inset="0,0,0,0">
              <w:txbxContent>
                <w:p w14:paraId="28CA5E15" w14:textId="77777777" w:rsidR="00F42727" w:rsidRPr="00F42727" w:rsidRDefault="00F42727">
                  <w:pPr>
                    <w:jc w:val="center"/>
                    <w:rPr>
                      <w:b/>
                      <w:sz w:val="40"/>
                      <w:lang w:val="it-IT"/>
                      <w:rPrChange w:id="0" w:author="Tom Stephens" w:date="2011-12-07T12:45:00Z">
                        <w:rPr>
                          <w:b/>
                          <w:sz w:val="40"/>
                        </w:rPr>
                      </w:rPrChange>
                    </w:rPr>
                  </w:pPr>
                  <w:r w:rsidRPr="00F42727">
                    <w:rPr>
                      <w:b/>
                      <w:sz w:val="40"/>
                      <w:lang w:val="it-IT"/>
                      <w:rPrChange w:id="1" w:author="Tom Stephens" w:date="2011-12-07T12:45:00Z">
                        <w:rPr>
                          <w:b/>
                          <w:sz w:val="40"/>
                        </w:rPr>
                      </w:rPrChange>
                    </w:rPr>
                    <w:t xml:space="preserve">Fermi GAMMA-RAY </w:t>
                  </w:r>
                </w:p>
                <w:p w14:paraId="768814FB" w14:textId="77777777" w:rsidR="00F42727" w:rsidRPr="00F42727" w:rsidRDefault="00F42727">
                  <w:pPr>
                    <w:jc w:val="center"/>
                    <w:rPr>
                      <w:b/>
                      <w:sz w:val="40"/>
                      <w:lang w:val="it-IT"/>
                      <w:rPrChange w:id="2" w:author="Tom Stephens" w:date="2011-12-07T12:45:00Z">
                        <w:rPr>
                          <w:b/>
                          <w:sz w:val="40"/>
                        </w:rPr>
                      </w:rPrChange>
                    </w:rPr>
                  </w:pPr>
                  <w:r w:rsidRPr="00F42727">
                    <w:rPr>
                      <w:b/>
                      <w:sz w:val="40"/>
                      <w:lang w:val="it-IT"/>
                      <w:rPrChange w:id="3" w:author="Tom Stephens" w:date="2011-12-07T12:45:00Z">
                        <w:rPr>
                          <w:b/>
                          <w:sz w:val="40"/>
                        </w:rPr>
                      </w:rPrChange>
                    </w:rPr>
                    <w:t>SPACE TELESCOPE</w:t>
                  </w:r>
                </w:p>
                <w:p w14:paraId="5D99DAB7" w14:textId="77777777" w:rsidR="00F42727" w:rsidRPr="00F42727" w:rsidRDefault="00F42727">
                  <w:pPr>
                    <w:jc w:val="center"/>
                    <w:rPr>
                      <w:b/>
                      <w:sz w:val="40"/>
                      <w:lang w:val="it-IT"/>
                      <w:rPrChange w:id="4" w:author="Tom Stephens" w:date="2011-12-07T12:45:00Z">
                        <w:rPr>
                          <w:b/>
                          <w:sz w:val="40"/>
                        </w:rPr>
                      </w:rPrChange>
                    </w:rPr>
                  </w:pPr>
                  <w:r w:rsidRPr="00F42727">
                    <w:rPr>
                      <w:b/>
                      <w:sz w:val="40"/>
                      <w:lang w:val="it-IT"/>
                      <w:rPrChange w:id="5" w:author="Tom Stephens" w:date="2011-12-07T12:45:00Z">
                        <w:rPr>
                          <w:b/>
                          <w:sz w:val="40"/>
                        </w:rPr>
                      </w:rPrChange>
                    </w:rPr>
                    <w:t>(FERMI)</w:t>
                  </w:r>
                </w:p>
              </w:txbxContent>
            </v:textbox>
          </v:shape>
        </w:pict>
      </w:r>
      <w:r>
        <w:pict w14:anchorId="345F43FB">
          <v:line id="_x0000_s2051" style="position:absolute;z-index:2" from="3pt,22.75pt" to="3pt,574.75pt" strokeweight="1.06mm">
            <v:stroke joinstyle="miter"/>
          </v:line>
        </w:pict>
      </w:r>
      <w:r>
        <w:pict w14:anchorId="45BFC868">
          <v:shape id="_x0000_s2052" type="#_x0000_t202" style="position:absolute;margin-left:13.05pt;margin-top:237.8pt;width:431.7pt;height:75.9pt;z-index:3;mso-wrap-distance-left:9.05pt;mso-wrap-distance-right:9.05pt" stroked="f">
            <v:fill opacity="0" color2="black"/>
            <v:textbox inset="0,0,0,0">
              <w:txbxContent>
                <w:p w14:paraId="30748A14" w14:textId="77777777" w:rsidR="00F42727" w:rsidRDefault="00F42727">
                  <w:pPr>
                    <w:jc w:val="center"/>
                    <w:rPr>
                      <w:b/>
                      <w:sz w:val="40"/>
                    </w:rPr>
                  </w:pPr>
                  <w:smartTag w:uri="urn:schemas-microsoft-com:office:smarttags" w:element="place">
                    <w:smartTag w:uri="urn:schemas-microsoft-com:office:smarttags" w:element="PlaceName">
                      <w:r>
                        <w:rPr>
                          <w:b/>
                          <w:sz w:val="40"/>
                        </w:rPr>
                        <w:t>FERMI</w:t>
                      </w:r>
                    </w:smartTag>
                    <w:r>
                      <w:rPr>
                        <w:b/>
                        <w:sz w:val="40"/>
                      </w:rPr>
                      <w:t xml:space="preserve"> </w:t>
                    </w:r>
                    <w:smartTag w:uri="urn:schemas-microsoft-com:office:smarttags" w:element="PlaceName">
                      <w:r>
                        <w:rPr>
                          <w:b/>
                          <w:sz w:val="40"/>
                        </w:rPr>
                        <w:t>SCIENCE</w:t>
                      </w:r>
                    </w:smartTag>
                    <w:r>
                      <w:rPr>
                        <w:b/>
                        <w:sz w:val="40"/>
                      </w:rPr>
                      <w:t xml:space="preserve"> </w:t>
                    </w:r>
                    <w:smartTag w:uri="urn:schemas-microsoft-com:office:smarttags" w:element="PlaceName">
                      <w:r>
                        <w:rPr>
                          <w:b/>
                          <w:sz w:val="40"/>
                        </w:rPr>
                        <w:t>SUPPORT</w:t>
                      </w:r>
                    </w:smartTag>
                    <w:r>
                      <w:rPr>
                        <w:b/>
                        <w:sz w:val="40"/>
                      </w:rPr>
                      <w:t xml:space="preserve"> </w:t>
                    </w:r>
                    <w:smartTag w:uri="urn:schemas-microsoft-com:office:smarttags" w:element="PlaceType">
                      <w:r>
                        <w:rPr>
                          <w:b/>
                          <w:sz w:val="40"/>
                        </w:rPr>
                        <w:t>CENTER</w:t>
                      </w:r>
                    </w:smartTag>
                  </w:smartTag>
                  <w:r>
                    <w:rPr>
                      <w:b/>
                      <w:sz w:val="40"/>
                    </w:rPr>
                    <w:t xml:space="preserve"> </w:t>
                  </w:r>
                </w:p>
                <w:p w14:paraId="01E1EC6C" w14:textId="77777777" w:rsidR="00F42727" w:rsidRDefault="00F42727">
                  <w:pPr>
                    <w:jc w:val="center"/>
                    <w:rPr>
                      <w:b/>
                      <w:sz w:val="40"/>
                    </w:rPr>
                  </w:pPr>
                  <w:r>
                    <w:rPr>
                      <w:b/>
                      <w:sz w:val="40"/>
                    </w:rPr>
                    <w:t>LAT SAE DATABASES DETAILED DESIGN</w:t>
                  </w:r>
                </w:p>
              </w:txbxContent>
            </v:textbox>
          </v:shape>
        </w:pict>
      </w:r>
      <w:r>
        <w:pict w14:anchorId="69780E8D">
          <v:shape id="_x0000_s2053" type="#_x0000_t202" style="position:absolute;margin-left:157.05pt;margin-top:451.5pt;width:161.7pt;height:25.3pt;z-index:4;mso-wrap-distance-left:9.05pt;mso-wrap-distance-right:9.05pt" stroked="f">
            <v:fill opacity="0" color2="black"/>
            <v:textbox inset="0,0,0,0">
              <w:txbxContent>
                <w:p w14:paraId="18E19182" w14:textId="77777777" w:rsidR="00F42727" w:rsidRDefault="00F42727">
                  <w:pPr>
                    <w:autoSpaceDE w:val="0"/>
                    <w:jc w:val="center"/>
                  </w:pPr>
                  <w:r>
                    <w:rPr>
                      <w:b/>
                      <w:color w:val="000000"/>
                      <w:sz w:val="32"/>
                    </w:rPr>
                    <w:t>August 05, 2010</w:t>
                  </w:r>
                </w:p>
              </w:txbxContent>
            </v:textbox>
          </v:shape>
        </w:pict>
      </w:r>
      <w:r>
        <w:pict w14:anchorId="3DD33015">
          <v:line id="_x0000_s2054" style="position:absolute;z-index:5" from="390pt,630.5pt" to="453pt,630.5pt" strokeweight="1.06mm">
            <v:stroke joinstyle="miter"/>
          </v:line>
        </w:pict>
      </w:r>
      <w:r>
        <w:pict w14:anchorId="69E86EF1">
          <v:shape id="_x0000_s2055" type="#_x0000_t202" style="position:absolute;margin-left:133.15pt;margin-top:619.75pt;width:254.45pt;height:51.75pt;z-index:6;mso-wrap-distance-left:9.05pt;mso-wrap-distance-right:9.05pt" stroked="f">
            <v:fill opacity="0" color2="black"/>
            <v:textbox inset="0,0,0,0">
              <w:txbxContent>
                <w:p w14:paraId="7F07C0B6" w14:textId="77777777" w:rsidR="00F42727" w:rsidRDefault="00F42727">
                  <w:pPr>
                    <w:autoSpaceDE w:val="0"/>
                    <w:jc w:val="center"/>
                    <w:rPr>
                      <w:b/>
                      <w:color w:val="000000"/>
                      <w:sz w:val="28"/>
                    </w:rPr>
                  </w:pPr>
                  <w:smartTag w:uri="urn:schemas-microsoft-com:office:smarttags" w:element="place">
                    <w:smartTag w:uri="urn:schemas-microsoft-com:office:smarttags" w:element="PlaceName">
                      <w:r>
                        <w:rPr>
                          <w:b/>
                          <w:color w:val="000000"/>
                          <w:sz w:val="28"/>
                        </w:rPr>
                        <w:t>GODDARD</w:t>
                      </w:r>
                    </w:smartTag>
                    <w:r>
                      <w:rPr>
                        <w:b/>
                        <w:color w:val="000000"/>
                        <w:sz w:val="28"/>
                      </w:rPr>
                      <w:t xml:space="preserve"> </w:t>
                    </w:r>
                    <w:smartTag w:uri="urn:schemas-microsoft-com:office:smarttags" w:element="PlaceName">
                      <w:r>
                        <w:rPr>
                          <w:b/>
                          <w:color w:val="000000"/>
                          <w:sz w:val="28"/>
                        </w:rPr>
                        <w:t>SPACE</w:t>
                      </w:r>
                    </w:smartTag>
                    <w:r>
                      <w:rPr>
                        <w:b/>
                        <w:color w:val="000000"/>
                        <w:sz w:val="28"/>
                      </w:rPr>
                      <w:t xml:space="preserve"> </w:t>
                    </w:r>
                    <w:smartTag w:uri="urn:schemas-microsoft-com:office:smarttags" w:element="PlaceName">
                      <w:r>
                        <w:rPr>
                          <w:b/>
                          <w:color w:val="000000"/>
                          <w:sz w:val="28"/>
                        </w:rPr>
                        <w:t>FLIGHT</w:t>
                      </w:r>
                    </w:smartTag>
                    <w:r>
                      <w:rPr>
                        <w:b/>
                        <w:color w:val="000000"/>
                        <w:sz w:val="28"/>
                      </w:rPr>
                      <w:t xml:space="preserve"> </w:t>
                    </w:r>
                    <w:smartTag w:uri="urn:schemas-microsoft-com:office:smarttags" w:element="PlaceType">
                      <w:r>
                        <w:rPr>
                          <w:b/>
                          <w:color w:val="000000"/>
                          <w:sz w:val="28"/>
                        </w:rPr>
                        <w:t>CENTER</w:t>
                      </w:r>
                    </w:smartTag>
                  </w:smartTag>
                </w:p>
                <w:p w14:paraId="677903C5" w14:textId="77777777" w:rsidR="00F42727" w:rsidRDefault="00F42727">
                  <w:pPr>
                    <w:autoSpaceDE w:val="0"/>
                    <w:jc w:val="center"/>
                    <w:rPr>
                      <w:b/>
                      <w:color w:val="000000"/>
                    </w:rPr>
                  </w:pPr>
                  <w:smartTag w:uri="urn:schemas-microsoft-com:office:smarttags" w:element="place">
                    <w:smartTag w:uri="urn:schemas-microsoft-com:office:smarttags" w:element="City">
                      <w:r>
                        <w:rPr>
                          <w:b/>
                          <w:color w:val="000000"/>
                        </w:rPr>
                        <w:t>GREENBELT</w:t>
                      </w:r>
                    </w:smartTag>
                    <w:r>
                      <w:rPr>
                        <w:b/>
                        <w:color w:val="000000"/>
                      </w:rPr>
                      <w:t xml:space="preserve">, </w:t>
                    </w:r>
                    <w:smartTag w:uri="urn:schemas-microsoft-com:office:smarttags" w:element="State">
                      <w:r>
                        <w:rPr>
                          <w:b/>
                          <w:color w:val="000000"/>
                        </w:rPr>
                        <w:t>MARYLAND</w:t>
                      </w:r>
                    </w:smartTag>
                  </w:smartTag>
                </w:p>
              </w:txbxContent>
            </v:textbox>
          </v:shape>
        </w:pict>
      </w:r>
      <w:r>
        <w:pict w14:anchorId="14F5012C">
          <v:line id="_x0000_s2056" style="position:absolute;z-index:7" from="66pt,630.5pt" to="129pt,630.5pt" strokeweight="1.06mm">
            <v:stroke joinstyle="miter"/>
          </v:line>
        </w:pict>
      </w:r>
      <w:r>
        <w:pict w14:anchorId="163AC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51pt;margin-top:578.6pt;width:116.7pt;height:98.7pt;z-index:9;mso-wrap-distance-left:9.05pt;mso-wrap-distance-right:9.05pt" filled="t">
            <v:fill color2="black"/>
            <v:imagedata r:id="rId11" o:title=""/>
          </v:shape>
        </w:pict>
      </w:r>
      <w:r>
        <w:pict w14:anchorId="679EF786">
          <v:shape id="_x0000_s2059" type="#_x0000_t202" style="position:absolute;margin-left:13.05pt;margin-top:341.4pt;width:440.7pt;height:26.7pt;z-index:10;mso-wrap-distance-left:9.05pt;mso-wrap-distance-right:9.05pt" stroked="f">
            <v:fill color2="black"/>
            <v:textbox inset="0,0,0,0">
              <w:txbxContent>
                <w:p w14:paraId="195BDCD9" w14:textId="77777777" w:rsidR="00F42727" w:rsidRDefault="00F42727">
                  <w:pPr>
                    <w:jc w:val="center"/>
                  </w:pPr>
                  <w:r>
                    <w:rPr>
                      <w:b/>
                      <w:bCs/>
                      <w:sz w:val="40"/>
                    </w:rPr>
                    <w:t>DRAFT v0.6</w:t>
                  </w:r>
                </w:p>
              </w:txbxContent>
            </v:textbox>
          </v:shape>
        </w:pict>
      </w:r>
      <w:bookmarkStart w:id="6" w:name="_Ref86826666"/>
      <w:bookmarkEnd w:id="6"/>
    </w:p>
    <w:p w14:paraId="2A1F0A59" w14:textId="77777777" w:rsidR="00F42727" w:rsidRDefault="00F42727">
      <w:pPr>
        <w:jc w:val="center"/>
      </w:pPr>
    </w:p>
    <w:p w14:paraId="03DCC836" w14:textId="77777777" w:rsidR="00F42727" w:rsidRDefault="00F42727">
      <w:pPr>
        <w:jc w:val="center"/>
      </w:pPr>
    </w:p>
    <w:p w14:paraId="47F964DB" w14:textId="77777777" w:rsidR="00F42727" w:rsidRDefault="00F42727">
      <w:pPr>
        <w:jc w:val="center"/>
      </w:pPr>
    </w:p>
    <w:p w14:paraId="459F09F6" w14:textId="77777777" w:rsidR="00F42727" w:rsidRDefault="00F42727">
      <w:pPr>
        <w:jc w:val="center"/>
      </w:pPr>
    </w:p>
    <w:p w14:paraId="014E0B7F" w14:textId="77777777" w:rsidR="00F42727" w:rsidRPr="00F42727" w:rsidRDefault="00F42727">
      <w:pPr>
        <w:jc w:val="center"/>
        <w:rPr>
          <w:lang w:val="it-IT"/>
          <w:rPrChange w:id="7" w:author="Tom Stephens" w:date="2011-12-07T12:44:00Z">
            <w:rPr/>
          </w:rPrChange>
        </w:rPr>
      </w:pPr>
      <w:r w:rsidRPr="00F42727">
        <w:rPr>
          <w:lang w:val="it-IT"/>
          <w:rPrChange w:id="8" w:author="Tom Stephens" w:date="2011-12-07T12:44:00Z">
            <w:rPr/>
          </w:rPrChange>
        </w:rPr>
        <w:t>FERMI GAMMA-RAY SPACE TELESCOPE</w:t>
      </w:r>
    </w:p>
    <w:p w14:paraId="2A1BB48C" w14:textId="77777777" w:rsidR="00F42727" w:rsidRPr="00F42727" w:rsidRDefault="00F42727">
      <w:pPr>
        <w:jc w:val="center"/>
        <w:rPr>
          <w:lang w:val="it-IT"/>
          <w:rPrChange w:id="9" w:author="Tom Stephens" w:date="2011-12-07T12:44:00Z">
            <w:rPr/>
          </w:rPrChange>
        </w:rPr>
      </w:pPr>
      <w:r w:rsidRPr="00F42727">
        <w:rPr>
          <w:lang w:val="it-IT"/>
          <w:rPrChange w:id="10" w:author="Tom Stephens" w:date="2011-12-07T12:44:00Z">
            <w:rPr/>
          </w:rPrChange>
        </w:rPr>
        <w:t>(FERMI)</w:t>
      </w:r>
    </w:p>
    <w:p w14:paraId="03EA1530" w14:textId="77777777" w:rsidR="00F42727" w:rsidRPr="00F42727" w:rsidRDefault="00F42727">
      <w:pPr>
        <w:jc w:val="center"/>
        <w:rPr>
          <w:lang w:val="it-IT"/>
          <w:rPrChange w:id="11" w:author="Tom Stephens" w:date="2011-12-07T12:44:00Z">
            <w:rPr/>
          </w:rPrChange>
        </w:rPr>
      </w:pPr>
    </w:p>
    <w:p w14:paraId="463B8580" w14:textId="77777777" w:rsidR="00F42727" w:rsidRPr="00F42727" w:rsidRDefault="00F42727">
      <w:pPr>
        <w:jc w:val="center"/>
        <w:rPr>
          <w:lang w:val="it-IT"/>
          <w:rPrChange w:id="12" w:author="Tom Stephens" w:date="2011-12-07T12:44:00Z">
            <w:rPr/>
          </w:rPrChange>
        </w:rPr>
      </w:pPr>
    </w:p>
    <w:p w14:paraId="747D6463" w14:textId="77777777" w:rsidR="00F42727" w:rsidRPr="00F42727" w:rsidRDefault="00F42727">
      <w:pPr>
        <w:jc w:val="center"/>
        <w:rPr>
          <w:lang w:val="it-IT"/>
          <w:rPrChange w:id="13" w:author="Tom Stephens" w:date="2011-12-07T12:44:00Z">
            <w:rPr/>
          </w:rPrChange>
        </w:rPr>
      </w:pPr>
    </w:p>
    <w:p w14:paraId="09812D3E" w14:textId="77777777" w:rsidR="00F42727" w:rsidRPr="00F42727" w:rsidRDefault="00F42727">
      <w:pPr>
        <w:jc w:val="center"/>
        <w:rPr>
          <w:lang w:val="it-IT"/>
          <w:rPrChange w:id="14" w:author="Tom Stephens" w:date="2011-12-07T12:44:00Z">
            <w:rPr/>
          </w:rPrChange>
        </w:rPr>
      </w:pPr>
    </w:p>
    <w:p w14:paraId="3BB15FFE" w14:textId="77777777" w:rsidR="00F42727" w:rsidRPr="00F42727" w:rsidRDefault="00F42727">
      <w:pPr>
        <w:jc w:val="center"/>
        <w:rPr>
          <w:lang w:val="it-IT"/>
          <w:rPrChange w:id="15" w:author="Tom Stephens" w:date="2011-12-07T12:44:00Z">
            <w:rPr/>
          </w:rPrChange>
        </w:rPr>
      </w:pPr>
    </w:p>
    <w:p w14:paraId="1EBC5D28" w14:textId="77777777" w:rsidR="00F42727" w:rsidRDefault="00F42727">
      <w:pPr>
        <w:jc w:val="center"/>
      </w:pPr>
      <w:smartTag w:uri="urn:schemas-microsoft-com:office:smarttags" w:element="place">
        <w:smartTag w:uri="urn:schemas-microsoft-com:office:smarttags" w:element="PlaceName">
          <w:r>
            <w:t>FERMI</w:t>
          </w:r>
        </w:smartTag>
        <w:r>
          <w:t xml:space="preserve"> </w:t>
        </w:r>
        <w:smartTag w:uri="urn:schemas-microsoft-com:office:smarttags" w:element="PlaceName">
          <w:r>
            <w:t>SCIENCE</w:t>
          </w:r>
        </w:smartTag>
        <w:r>
          <w:t xml:space="preserve"> </w:t>
        </w:r>
        <w:smartTag w:uri="urn:schemas-microsoft-com:office:smarttags" w:element="PlaceName">
          <w:r>
            <w:t>SUPPORT</w:t>
          </w:r>
        </w:smartTag>
        <w:r>
          <w:t xml:space="preserve"> </w:t>
        </w:r>
        <w:smartTag w:uri="urn:schemas-microsoft-com:office:smarttags" w:element="PlaceType">
          <w:r>
            <w:t>CENTER</w:t>
          </w:r>
        </w:smartTag>
      </w:smartTag>
      <w:r>
        <w:t xml:space="preserve"> </w:t>
      </w:r>
    </w:p>
    <w:p w14:paraId="3B4E7EC1" w14:textId="77777777" w:rsidR="00F42727" w:rsidRDefault="00F42727">
      <w:pPr>
        <w:jc w:val="center"/>
      </w:pPr>
      <w:r>
        <w:t>LAT SAE DATABASES DETAILED DESIGN</w:t>
      </w:r>
    </w:p>
    <w:p w14:paraId="4D6186EE" w14:textId="77777777" w:rsidR="00F42727" w:rsidRDefault="00F42727">
      <w:pPr>
        <w:jc w:val="center"/>
      </w:pPr>
    </w:p>
    <w:p w14:paraId="318249FA" w14:textId="77777777" w:rsidR="00F42727" w:rsidRDefault="00F42727">
      <w:pPr>
        <w:jc w:val="center"/>
      </w:pPr>
    </w:p>
    <w:p w14:paraId="6E5CDCC6" w14:textId="77777777" w:rsidR="00F42727" w:rsidRDefault="00F42727">
      <w:pPr>
        <w:jc w:val="center"/>
      </w:pPr>
    </w:p>
    <w:p w14:paraId="7B8E99C7" w14:textId="77777777" w:rsidR="00F42727" w:rsidRDefault="00F42727">
      <w:pPr>
        <w:jc w:val="center"/>
      </w:pPr>
    </w:p>
    <w:p w14:paraId="28AE5F41" w14:textId="77777777" w:rsidR="00F42727" w:rsidRDefault="00F42727">
      <w:pPr>
        <w:jc w:val="center"/>
      </w:pPr>
    </w:p>
    <w:p w14:paraId="4489131C" w14:textId="77777777" w:rsidR="00F42727" w:rsidRDefault="00F42727">
      <w:pPr>
        <w:jc w:val="center"/>
      </w:pPr>
    </w:p>
    <w:p w14:paraId="59AEF27C" w14:textId="77777777" w:rsidR="00F42727" w:rsidRDefault="00F42727">
      <w:pPr>
        <w:jc w:val="center"/>
      </w:pPr>
    </w:p>
    <w:p w14:paraId="27996CAB" w14:textId="77777777" w:rsidR="00F42727" w:rsidRDefault="00F42727">
      <w:pPr>
        <w:jc w:val="center"/>
      </w:pPr>
    </w:p>
    <w:p w14:paraId="43EAABFF" w14:textId="77777777" w:rsidR="00F42727" w:rsidRDefault="00F42727">
      <w:pPr>
        <w:jc w:val="center"/>
      </w:pPr>
    </w:p>
    <w:p w14:paraId="1CD5213E" w14:textId="77777777" w:rsidR="00F42727" w:rsidRDefault="00F42727">
      <w:pPr>
        <w:jc w:val="center"/>
      </w:pPr>
    </w:p>
    <w:p w14:paraId="37690591" w14:textId="77777777" w:rsidR="00F42727" w:rsidRDefault="00F42727">
      <w:pPr>
        <w:jc w:val="center"/>
      </w:pPr>
      <w:r>
        <w:t>August 05, 2010</w:t>
      </w:r>
    </w:p>
    <w:p w14:paraId="53074E70" w14:textId="77777777" w:rsidR="00F42727" w:rsidRDefault="00F42727">
      <w:pPr>
        <w:jc w:val="center"/>
      </w:pPr>
    </w:p>
    <w:p w14:paraId="5A58F275" w14:textId="77777777" w:rsidR="00F42727" w:rsidRDefault="00F42727">
      <w:pPr>
        <w:jc w:val="center"/>
      </w:pPr>
    </w:p>
    <w:p w14:paraId="215A4F31" w14:textId="77777777" w:rsidR="00F42727" w:rsidRDefault="00F42727">
      <w:pPr>
        <w:jc w:val="center"/>
      </w:pPr>
    </w:p>
    <w:p w14:paraId="209CD8BA" w14:textId="77777777" w:rsidR="00F42727" w:rsidRDefault="00F42727"/>
    <w:p w14:paraId="3C332DD0" w14:textId="77777777" w:rsidR="00F42727" w:rsidRDefault="00F42727"/>
    <w:p w14:paraId="12716107" w14:textId="77777777" w:rsidR="00F42727" w:rsidRDefault="00F42727"/>
    <w:p w14:paraId="22A40291" w14:textId="77777777" w:rsidR="00F42727" w:rsidRDefault="00F42727"/>
    <w:p w14:paraId="090330EC" w14:textId="77777777" w:rsidR="00F42727" w:rsidRDefault="00F42727"/>
    <w:p w14:paraId="5A7882B5" w14:textId="77777777" w:rsidR="00F42727" w:rsidRDefault="00F42727"/>
    <w:p w14:paraId="5C3B43B3" w14:textId="77777777" w:rsidR="00F42727" w:rsidRDefault="00F42727"/>
    <w:p w14:paraId="68A12415" w14:textId="77777777" w:rsidR="00F42727" w:rsidRDefault="00F42727"/>
    <w:p w14:paraId="08F235B7" w14:textId="77777777" w:rsidR="00F42727" w:rsidRDefault="00F42727"/>
    <w:p w14:paraId="4F03592A" w14:textId="77777777" w:rsidR="00F42727" w:rsidRDefault="00F42727"/>
    <w:p w14:paraId="4E807620" w14:textId="77777777" w:rsidR="00F42727" w:rsidRDefault="00F42727"/>
    <w:p w14:paraId="3140899C" w14:textId="77777777" w:rsidR="00F42727" w:rsidRDefault="00F42727"/>
    <w:p w14:paraId="13EBF34D" w14:textId="77777777" w:rsidR="00F42727" w:rsidRDefault="00F42727"/>
    <w:p w14:paraId="5DE18B57" w14:textId="77777777" w:rsidR="00F42727" w:rsidRDefault="00F42727"/>
    <w:p w14:paraId="30AB758D" w14:textId="77777777" w:rsidR="00F42727" w:rsidRDefault="00F42727"/>
    <w:p w14:paraId="3CC9801C" w14:textId="77777777" w:rsidR="00F42727" w:rsidRDefault="00F42727">
      <w:pPr>
        <w:jc w:val="center"/>
      </w:pPr>
      <w:smartTag w:uri="urn:schemas-microsoft-com:office:smarttags" w:element="place">
        <w:smartTag w:uri="urn:schemas-microsoft-com:office:smarttags" w:element="PlaceName">
          <w:r>
            <w:t>NASA</w:t>
          </w:r>
        </w:smartTag>
        <w:r>
          <w:t xml:space="preserve"> </w:t>
        </w:r>
        <w:smartTag w:uri="urn:schemas-microsoft-com:office:smarttags" w:element="PlaceName">
          <w:r>
            <w:t>Goddard</w:t>
          </w:r>
        </w:smartTag>
        <w:r>
          <w:t xml:space="preserve"> </w:t>
        </w:r>
        <w:smartTag w:uri="urn:schemas-microsoft-com:office:smarttags" w:element="PlaceName">
          <w:r>
            <w:t>Space</w:t>
          </w:r>
        </w:smartTag>
        <w:r>
          <w:t xml:space="preserve"> </w:t>
        </w:r>
        <w:smartTag w:uri="urn:schemas-microsoft-com:office:smarttags" w:element="PlaceName">
          <w:r>
            <w:t>Flight</w:t>
          </w:r>
        </w:smartTag>
        <w:r>
          <w:t xml:space="preserve"> </w:t>
        </w:r>
        <w:smartTag w:uri="urn:schemas-microsoft-com:office:smarttags" w:element="PlaceType">
          <w:r>
            <w:t>Center</w:t>
          </w:r>
        </w:smartTag>
      </w:smartTag>
    </w:p>
    <w:p w14:paraId="19447C81" w14:textId="77777777" w:rsidR="00F42727" w:rsidRDefault="00F42727"/>
    <w:p w14:paraId="73691B88" w14:textId="77777777" w:rsidR="00F42727" w:rsidRDefault="00F42727">
      <w:pPr>
        <w:jc w:val="center"/>
        <w:sectPr w:rsidR="00F42727">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800" w:bottom="1440" w:left="1800" w:header="720" w:footer="720" w:gutter="0"/>
          <w:pgNumType w:fmt="lowerRoman" w:start="2"/>
          <w:cols w:space="720"/>
          <w:docGrid w:linePitch="360"/>
        </w:sectPr>
      </w:pPr>
      <w:smartTag w:uri="urn:schemas-microsoft-com:office:smarttags" w:element="place">
        <w:smartTag w:uri="urn:schemas-microsoft-com:office:smarttags" w:element="City">
          <w:r>
            <w:t>Greenbelt</w:t>
          </w:r>
        </w:smartTag>
        <w:r>
          <w:t xml:space="preserve">, </w:t>
        </w:r>
        <w:smartTag w:uri="urn:schemas-microsoft-com:office:smarttags" w:element="State">
          <w:r>
            <w:t>Maryland</w:t>
          </w:r>
        </w:smartTag>
      </w:smartTag>
    </w:p>
    <w:p w14:paraId="225212DD" w14:textId="77777777" w:rsidR="00F42727" w:rsidRDefault="00F42727">
      <w:pPr>
        <w:jc w:val="center"/>
        <w:rPr>
          <w:b/>
          <w:bCs/>
        </w:rPr>
      </w:pPr>
      <w:smartTag w:uri="urn:schemas-microsoft-com:office:smarttags" w:element="place">
        <w:smartTag w:uri="urn:schemas-microsoft-com:office:smarttags" w:element="PlaceName">
          <w:r>
            <w:rPr>
              <w:b/>
              <w:bCs/>
            </w:rPr>
            <w:lastRenderedPageBreak/>
            <w:t>FERMI</w:t>
          </w:r>
        </w:smartTag>
        <w:r>
          <w:rPr>
            <w:b/>
            <w:bCs/>
          </w:rPr>
          <w:t xml:space="preserve"> </w:t>
        </w:r>
        <w:smartTag w:uri="urn:schemas-microsoft-com:office:smarttags" w:element="PlaceName">
          <w:r>
            <w:rPr>
              <w:b/>
              <w:bCs/>
            </w:rPr>
            <w:t>SCIENCE</w:t>
          </w:r>
        </w:smartTag>
        <w:r>
          <w:rPr>
            <w:b/>
            <w:bCs/>
          </w:rPr>
          <w:t xml:space="preserve"> </w:t>
        </w:r>
        <w:smartTag w:uri="urn:schemas-microsoft-com:office:smarttags" w:element="PlaceName">
          <w:r>
            <w:rPr>
              <w:b/>
              <w:bCs/>
            </w:rPr>
            <w:t>SUPPORT</w:t>
          </w:r>
        </w:smartTag>
        <w:r>
          <w:rPr>
            <w:b/>
            <w:bCs/>
          </w:rPr>
          <w:t xml:space="preserve"> </w:t>
        </w:r>
        <w:smartTag w:uri="urn:schemas-microsoft-com:office:smarttags" w:element="PlaceType">
          <w:r>
            <w:rPr>
              <w:b/>
              <w:bCs/>
            </w:rPr>
            <w:t>CENTER</w:t>
          </w:r>
        </w:smartTag>
      </w:smartTag>
      <w:r>
        <w:rPr>
          <w:b/>
          <w:bCs/>
        </w:rPr>
        <w:t xml:space="preserve"> </w:t>
      </w:r>
    </w:p>
    <w:p w14:paraId="41AA75D6" w14:textId="77777777" w:rsidR="00F42727" w:rsidRDefault="00F42727">
      <w:pPr>
        <w:jc w:val="center"/>
        <w:rPr>
          <w:b/>
          <w:bCs/>
        </w:rPr>
      </w:pPr>
      <w:r>
        <w:rPr>
          <w:b/>
          <w:bCs/>
        </w:rPr>
        <w:t>INGEST SYSTEM DETAILED DESIGN</w:t>
      </w:r>
    </w:p>
    <w:p w14:paraId="43776C82" w14:textId="77777777" w:rsidR="00F42727" w:rsidRDefault="00000000">
      <w:pPr>
        <w:rPr>
          <w:b/>
        </w:rPr>
      </w:pPr>
      <w:r>
        <w:pict w14:anchorId="588AB415">
          <v:line id="_x0000_s2057" style="position:absolute;z-index:8" from="-5.5pt,10.4pt" to="430.5pt,10.4pt" strokeweight=".35mm">
            <v:stroke joinstyle="miter"/>
          </v:line>
        </w:pict>
      </w:r>
    </w:p>
    <w:p w14:paraId="578A81EE" w14:textId="77777777" w:rsidR="00F42727" w:rsidRDefault="00F42727"/>
    <w:p w14:paraId="77A764F8" w14:textId="77777777" w:rsidR="00F42727" w:rsidRDefault="00F42727">
      <w:pPr>
        <w:rPr>
          <w:b/>
        </w:rPr>
      </w:pPr>
      <w:r>
        <w:rPr>
          <w:b/>
        </w:rPr>
        <w:t>Prepared by:</w:t>
      </w:r>
    </w:p>
    <w:p w14:paraId="6BD9724E" w14:textId="77777777" w:rsidR="00F42727" w:rsidRDefault="00F42727"/>
    <w:p w14:paraId="1003100D" w14:textId="77777777" w:rsidR="00F42727" w:rsidRDefault="00F42727">
      <w:pPr>
        <w:rPr>
          <w:rFonts w:ascii="Script MT Bold" w:hAnsi="Script MT Bold"/>
          <w:sz w:val="28"/>
        </w:rPr>
      </w:pPr>
    </w:p>
    <w:p w14:paraId="608B83FC" w14:textId="77777777" w:rsidR="00F42727" w:rsidRDefault="00F42727">
      <w:r>
        <w:t>_____________________________</w:t>
      </w:r>
      <w:proofErr w:type="gramStart"/>
      <w:r>
        <w:t>__</w:t>
      </w:r>
      <w:proofErr w:type="gramEnd"/>
      <w:r>
        <w:t>____</w:t>
      </w:r>
      <w:r>
        <w:tab/>
      </w:r>
      <w:r>
        <w:tab/>
        <w:t>_______________________</w:t>
      </w:r>
    </w:p>
    <w:p w14:paraId="63533C67" w14:textId="77777777" w:rsidR="00F42727" w:rsidRDefault="00F42727">
      <w:del w:id="16" w:author="Tom Stephens" w:date="2011-12-07T12:46:00Z">
        <w:r w:rsidDel="00F42727">
          <w:delText>John C. Vernaleo</w:delText>
        </w:r>
      </w:del>
      <w:ins w:id="17" w:author="Tom Stephens" w:date="2011-12-07T12:46:00Z">
        <w:r>
          <w:t>Tom Step</w:t>
        </w:r>
      </w:ins>
      <w:ins w:id="18" w:author="Tom Stephens" w:date="2011-12-07T12:48:00Z">
        <w:r>
          <w:t>hens</w:t>
        </w:r>
      </w:ins>
      <w:r>
        <w:t>, FSSC Programmer</w:t>
      </w:r>
      <w:r>
        <w:tab/>
      </w:r>
      <w:r>
        <w:tab/>
        <w:t>Date</w:t>
      </w:r>
    </w:p>
    <w:p w14:paraId="0B411DCD" w14:textId="77777777" w:rsidR="00F42727" w:rsidRDefault="00F42727"/>
    <w:p w14:paraId="5C2107E7" w14:textId="77777777" w:rsidR="00F42727" w:rsidRDefault="00F42727"/>
    <w:p w14:paraId="7A391F3A" w14:textId="77777777" w:rsidR="00F42727" w:rsidRDefault="00F42727">
      <w:r>
        <w:rPr>
          <w:b/>
        </w:rPr>
        <w:t>Concurrence:</w:t>
      </w:r>
    </w:p>
    <w:p w14:paraId="7C6FED00" w14:textId="77777777" w:rsidR="00F42727" w:rsidRDefault="00F42727"/>
    <w:p w14:paraId="6CE41FCB" w14:textId="77777777" w:rsidR="00F42727" w:rsidRDefault="00F42727">
      <w:pPr>
        <w:rPr>
          <w:rFonts w:ascii="Script MT Bold" w:hAnsi="Script MT Bold"/>
          <w:sz w:val="28"/>
        </w:rPr>
      </w:pPr>
    </w:p>
    <w:p w14:paraId="06A4A643" w14:textId="77777777" w:rsidR="00F42727" w:rsidRDefault="00F42727">
      <w:r>
        <w:t>_____________________________</w:t>
      </w:r>
      <w:proofErr w:type="gramStart"/>
      <w:r>
        <w:t>__</w:t>
      </w:r>
      <w:proofErr w:type="gramEnd"/>
      <w:r>
        <w:t>____</w:t>
      </w:r>
      <w:r>
        <w:tab/>
      </w:r>
      <w:r>
        <w:tab/>
        <w:t>_______________________</w:t>
      </w:r>
    </w:p>
    <w:p w14:paraId="758B0106" w14:textId="77777777" w:rsidR="00F42727" w:rsidRDefault="00F42727">
      <w:r>
        <w:t>Dave Davis, DASS Manager</w:t>
      </w:r>
      <w:r>
        <w:tab/>
      </w:r>
      <w:r>
        <w:tab/>
      </w:r>
      <w:r>
        <w:tab/>
      </w:r>
      <w:r>
        <w:tab/>
        <w:t>Date</w:t>
      </w:r>
    </w:p>
    <w:p w14:paraId="70B33538" w14:textId="77777777" w:rsidR="00F42727" w:rsidRDefault="00F42727"/>
    <w:p w14:paraId="260D90DE" w14:textId="77777777" w:rsidR="00F42727" w:rsidRDefault="00F42727"/>
    <w:p w14:paraId="717B614C" w14:textId="77777777" w:rsidR="00F42727" w:rsidRDefault="00F42727"/>
    <w:p w14:paraId="255099D8" w14:textId="77777777" w:rsidR="00F42727" w:rsidRDefault="00F42727">
      <w:pPr>
        <w:rPr>
          <w:rFonts w:ascii="Script MT Bold" w:hAnsi="Script MT Bold"/>
          <w:sz w:val="28"/>
        </w:rPr>
      </w:pPr>
    </w:p>
    <w:p w14:paraId="202AC96A" w14:textId="77777777" w:rsidR="00F42727" w:rsidRDefault="00F42727"/>
    <w:p w14:paraId="247DA819" w14:textId="77777777" w:rsidR="00F42727" w:rsidRDefault="00F42727">
      <w:r>
        <w:t>_____________________________</w:t>
      </w:r>
      <w:proofErr w:type="gramStart"/>
      <w:r>
        <w:t>__</w:t>
      </w:r>
      <w:proofErr w:type="gramEnd"/>
      <w:r>
        <w:t>____</w:t>
      </w:r>
      <w:r>
        <w:tab/>
      </w:r>
      <w:r>
        <w:tab/>
        <w:t>_______________________</w:t>
      </w:r>
    </w:p>
    <w:p w14:paraId="03A69097" w14:textId="77777777" w:rsidR="00F42727" w:rsidRDefault="00F42727">
      <w:r>
        <w:t xml:space="preserve">Ken Lehtonen, Fermi Ground </w:t>
      </w:r>
      <w:r>
        <w:tab/>
      </w:r>
      <w:r>
        <w:tab/>
      </w:r>
      <w:r>
        <w:tab/>
        <w:t>Date</w:t>
      </w:r>
    </w:p>
    <w:p w14:paraId="2805AB9A" w14:textId="77777777" w:rsidR="00F42727" w:rsidRDefault="00F42727">
      <w:pPr>
        <w:ind w:firstLine="720"/>
      </w:pPr>
      <w:r>
        <w:t>System/Operations Manager</w:t>
      </w:r>
    </w:p>
    <w:p w14:paraId="7C94F601" w14:textId="77777777" w:rsidR="00F42727" w:rsidRDefault="00F42727"/>
    <w:p w14:paraId="79AE7401" w14:textId="77777777" w:rsidR="00F42727" w:rsidRDefault="00F42727"/>
    <w:p w14:paraId="34A53D14" w14:textId="77777777" w:rsidR="00F42727" w:rsidRDefault="00F42727">
      <w:pPr>
        <w:rPr>
          <w:rFonts w:ascii="Script MT Bold" w:hAnsi="Script MT Bold"/>
          <w:sz w:val="28"/>
        </w:rPr>
      </w:pPr>
      <w:r>
        <w:rPr>
          <w:b/>
        </w:rPr>
        <w:t>Approved by:</w:t>
      </w:r>
    </w:p>
    <w:p w14:paraId="422505B4" w14:textId="77777777" w:rsidR="00F42727" w:rsidRDefault="00F42727">
      <w:pPr>
        <w:rPr>
          <w:rFonts w:ascii="Script MT Bold" w:hAnsi="Script MT Bold"/>
          <w:sz w:val="28"/>
        </w:rPr>
      </w:pPr>
    </w:p>
    <w:p w14:paraId="21589146" w14:textId="77777777" w:rsidR="00F42727" w:rsidRDefault="00F42727">
      <w:pPr>
        <w:rPr>
          <w:rFonts w:ascii="Script MT Bold" w:hAnsi="Script MT Bold"/>
          <w:sz w:val="28"/>
        </w:rPr>
      </w:pPr>
    </w:p>
    <w:p w14:paraId="5DC9FDD3" w14:textId="77777777" w:rsidR="00F42727" w:rsidRDefault="00F42727">
      <w:r>
        <w:t>_____________________________</w:t>
      </w:r>
      <w:proofErr w:type="gramStart"/>
      <w:r>
        <w:t>__</w:t>
      </w:r>
      <w:proofErr w:type="gramEnd"/>
      <w:r>
        <w:t>____</w:t>
      </w:r>
      <w:r>
        <w:tab/>
      </w:r>
      <w:r>
        <w:tab/>
        <w:t>_______________________</w:t>
      </w:r>
    </w:p>
    <w:p w14:paraId="291B67DD" w14:textId="77777777" w:rsidR="00F42727" w:rsidRDefault="00F42727">
      <w:r>
        <w:t>Chris Shrader, Fermi SSC Manager</w:t>
      </w:r>
      <w:r>
        <w:tab/>
      </w:r>
      <w:r>
        <w:tab/>
      </w:r>
      <w:r>
        <w:tab/>
        <w:t>Date</w:t>
      </w:r>
    </w:p>
    <w:p w14:paraId="1B6C4575" w14:textId="77777777" w:rsidR="00F42727" w:rsidRDefault="00F42727"/>
    <w:p w14:paraId="23B14783" w14:textId="77777777" w:rsidR="00F42727" w:rsidRDefault="00F42727"/>
    <w:p w14:paraId="6311344B" w14:textId="77777777" w:rsidR="00F42727" w:rsidRDefault="00F42727">
      <w:pPr>
        <w:sectPr w:rsidR="00F42727">
          <w:headerReference w:type="even" r:id="rId18"/>
          <w:headerReference w:type="default" r:id="rId19"/>
          <w:footerReference w:type="even" r:id="rId20"/>
          <w:footerReference w:type="default" r:id="rId21"/>
          <w:headerReference w:type="first" r:id="rId22"/>
          <w:footerReference w:type="first" r:id="rId23"/>
          <w:footnotePr>
            <w:pos w:val="beneathText"/>
          </w:footnotePr>
          <w:pgSz w:w="12240" w:h="15840"/>
          <w:pgMar w:top="1440" w:right="1800" w:bottom="1440" w:left="1800" w:header="720" w:footer="720" w:gutter="0"/>
          <w:pgNumType w:fmt="lowerRoman" w:start="2"/>
          <w:cols w:space="720"/>
          <w:docGrid w:linePitch="360"/>
        </w:sectPr>
      </w:pPr>
    </w:p>
    <w:p w14:paraId="26101AEE" w14:textId="77777777" w:rsidR="00F42727" w:rsidRDefault="00F42727">
      <w:pPr>
        <w:jc w:val="center"/>
        <w:rPr>
          <w:b/>
          <w:bCs/>
        </w:rPr>
      </w:pPr>
      <w:r>
        <w:rPr>
          <w:b/>
          <w:bCs/>
        </w:rPr>
        <w:lastRenderedPageBreak/>
        <w:t>CHANGE RECORD PAGE</w:t>
      </w:r>
    </w:p>
    <w:p w14:paraId="52E5F5B3" w14:textId="77777777" w:rsidR="00F42727" w:rsidRDefault="00F42727"/>
    <w:tbl>
      <w:tblPr>
        <w:tblW w:w="10800" w:type="dxa"/>
        <w:tblInd w:w="-492" w:type="dxa"/>
        <w:tblLayout w:type="fixed"/>
        <w:tblCellMar>
          <w:left w:w="115" w:type="dxa"/>
          <w:right w:w="115" w:type="dxa"/>
        </w:tblCellMar>
        <w:tblLook w:val="0000" w:firstRow="0" w:lastRow="0" w:firstColumn="0" w:lastColumn="0" w:noHBand="0" w:noVBand="0"/>
      </w:tblPr>
      <w:tblGrid>
        <w:gridCol w:w="5917"/>
        <w:gridCol w:w="1170"/>
        <w:gridCol w:w="1800"/>
        <w:gridCol w:w="1913"/>
        <w:tblGridChange w:id="19">
          <w:tblGrid>
            <w:gridCol w:w="2700"/>
            <w:gridCol w:w="2700"/>
            <w:gridCol w:w="3487"/>
            <w:gridCol w:w="1913"/>
          </w:tblGrid>
        </w:tblGridChange>
      </w:tblGrid>
      <w:tr w:rsidR="00F42727" w14:paraId="4744A39C" w14:textId="77777777" w:rsidTr="00990985">
        <w:trPr>
          <w:trHeight w:val="404"/>
        </w:trPr>
        <w:tc>
          <w:tcPr>
            <w:tcW w:w="10800" w:type="dxa"/>
            <w:gridSpan w:val="4"/>
            <w:tcBorders>
              <w:top w:val="single" w:sz="8" w:space="0" w:color="000000"/>
              <w:left w:val="single" w:sz="8" w:space="0" w:color="000000"/>
              <w:bottom w:val="single" w:sz="8" w:space="0" w:color="000000"/>
              <w:right w:val="single" w:sz="8" w:space="0" w:color="000000"/>
            </w:tcBorders>
          </w:tcPr>
          <w:p w14:paraId="5B0FBAAE" w14:textId="77777777" w:rsidR="00F42727" w:rsidRPr="00F42727" w:rsidRDefault="00F42727">
            <w:pPr>
              <w:tabs>
                <w:tab w:val="left" w:pos="3042"/>
              </w:tabs>
              <w:snapToGrid w:val="0"/>
              <w:rPr>
                <w:lang w:val="fr-FR"/>
                <w:rPrChange w:id="20" w:author="Tom Stephens" w:date="2011-12-07T12:44:00Z">
                  <w:rPr/>
                </w:rPrChange>
              </w:rPr>
            </w:pPr>
            <w:r w:rsidRPr="00F42727">
              <w:rPr>
                <w:b/>
                <w:lang w:val="fr-FR"/>
                <w:rPrChange w:id="21" w:author="Tom Stephens" w:date="2011-12-07T12:44:00Z">
                  <w:rPr>
                    <w:b/>
                  </w:rPr>
                </w:rPrChange>
              </w:rPr>
              <w:t xml:space="preserve">DOCUMENT </w:t>
            </w:r>
            <w:proofErr w:type="gramStart"/>
            <w:r w:rsidRPr="00F42727">
              <w:rPr>
                <w:b/>
                <w:lang w:val="fr-FR"/>
                <w:rPrChange w:id="22" w:author="Tom Stephens" w:date="2011-12-07T12:44:00Z">
                  <w:rPr>
                    <w:b/>
                  </w:rPr>
                </w:rPrChange>
              </w:rPr>
              <w:t>TITLE:</w:t>
            </w:r>
            <w:proofErr w:type="gramEnd"/>
            <w:r w:rsidRPr="00F42727">
              <w:rPr>
                <w:lang w:val="fr-FR"/>
                <w:rPrChange w:id="23" w:author="Tom Stephens" w:date="2011-12-07T12:44:00Z">
                  <w:rPr/>
                </w:rPrChange>
              </w:rPr>
              <w:t xml:space="preserve">  FERMI Science Support Center </w:t>
            </w:r>
          </w:p>
          <w:p w14:paraId="05797936" w14:textId="77777777" w:rsidR="00F42727" w:rsidRPr="00F42727" w:rsidRDefault="00F42727">
            <w:pPr>
              <w:rPr>
                <w:lang w:val="fr-FR"/>
                <w:rPrChange w:id="24" w:author="Tom Stephens" w:date="2011-12-07T12:44:00Z">
                  <w:rPr/>
                </w:rPrChange>
              </w:rPr>
            </w:pPr>
          </w:p>
          <w:p w14:paraId="202BB17C" w14:textId="77777777" w:rsidR="00F42727" w:rsidRDefault="00F42727">
            <w:pPr>
              <w:rPr>
                <w:b/>
              </w:rPr>
            </w:pPr>
            <w:r>
              <w:rPr>
                <w:b/>
              </w:rPr>
              <w:t>DOCUMENT DATE</w:t>
            </w:r>
            <w:proofErr w:type="gramStart"/>
            <w:r>
              <w:rPr>
                <w:b/>
              </w:rPr>
              <w:t>:</w:t>
            </w:r>
            <w:r>
              <w:t xml:space="preserve">  August</w:t>
            </w:r>
            <w:proofErr w:type="gramEnd"/>
            <w:r>
              <w:t xml:space="preserve"> 05, 2010</w:t>
            </w:r>
          </w:p>
        </w:tc>
      </w:tr>
      <w:tr w:rsidR="00F42727" w14:paraId="07D5EC79"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25"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10"/>
          <w:trPrChange w:id="26" w:author="Tom Stephens" w:date="2026-10-12T08:32:00Z">
            <w:trPr>
              <w:trHeight w:val="310"/>
            </w:trPr>
          </w:trPrChange>
        </w:trPr>
        <w:tc>
          <w:tcPr>
            <w:tcW w:w="5917" w:type="dxa"/>
            <w:tcBorders>
              <w:top w:val="single" w:sz="8" w:space="0" w:color="000000"/>
              <w:left w:val="single" w:sz="8" w:space="0" w:color="000000"/>
              <w:bottom w:val="single" w:sz="8" w:space="0" w:color="000000"/>
            </w:tcBorders>
            <w:vAlign w:val="center"/>
            <w:tcPrChange w:id="27" w:author="Tom Stephens" w:date="2026-10-12T08:32:00Z">
              <w:tcPr>
                <w:tcW w:w="2700" w:type="dxa"/>
                <w:tcBorders>
                  <w:top w:val="single" w:sz="8" w:space="0" w:color="000000"/>
                  <w:left w:val="single" w:sz="8" w:space="0" w:color="000000"/>
                  <w:bottom w:val="single" w:sz="8" w:space="0" w:color="000000"/>
                </w:tcBorders>
                <w:vAlign w:val="center"/>
              </w:tcPr>
            </w:tcPrChange>
          </w:tcPr>
          <w:p w14:paraId="2F456F0A" w14:textId="77777777" w:rsidR="00F42727" w:rsidRDefault="00F42727">
            <w:pPr>
              <w:snapToGrid w:val="0"/>
              <w:jc w:val="center"/>
              <w:rPr>
                <w:b/>
              </w:rPr>
            </w:pPr>
            <w:r>
              <w:rPr>
                <w:b/>
              </w:rPr>
              <w:t>ISSUE</w:t>
            </w:r>
          </w:p>
        </w:tc>
        <w:tc>
          <w:tcPr>
            <w:tcW w:w="1170" w:type="dxa"/>
            <w:tcBorders>
              <w:top w:val="single" w:sz="8" w:space="0" w:color="000000"/>
              <w:left w:val="single" w:sz="8" w:space="0" w:color="000000"/>
              <w:bottom w:val="single" w:sz="8" w:space="0" w:color="000000"/>
            </w:tcBorders>
            <w:vAlign w:val="center"/>
            <w:tcPrChange w:id="28" w:author="Tom Stephens" w:date="2026-10-12T08:32:00Z">
              <w:tcPr>
                <w:tcW w:w="2700" w:type="dxa"/>
                <w:tcBorders>
                  <w:top w:val="single" w:sz="8" w:space="0" w:color="000000"/>
                  <w:left w:val="single" w:sz="8" w:space="0" w:color="000000"/>
                  <w:bottom w:val="single" w:sz="8" w:space="0" w:color="000000"/>
                </w:tcBorders>
                <w:vAlign w:val="center"/>
              </w:tcPr>
            </w:tcPrChange>
          </w:tcPr>
          <w:p w14:paraId="15C1A488" w14:textId="77777777" w:rsidR="00F42727" w:rsidRDefault="00F42727">
            <w:pPr>
              <w:snapToGrid w:val="0"/>
              <w:jc w:val="center"/>
              <w:rPr>
                <w:b/>
              </w:rPr>
            </w:pPr>
            <w:r>
              <w:rPr>
                <w:b/>
              </w:rPr>
              <w:t>DATE</w:t>
            </w:r>
          </w:p>
        </w:tc>
        <w:tc>
          <w:tcPr>
            <w:tcW w:w="1800" w:type="dxa"/>
            <w:tcBorders>
              <w:top w:val="single" w:sz="8" w:space="0" w:color="000000"/>
              <w:left w:val="single" w:sz="8" w:space="0" w:color="000000"/>
              <w:bottom w:val="single" w:sz="8" w:space="0" w:color="000000"/>
            </w:tcBorders>
            <w:vAlign w:val="center"/>
            <w:tcPrChange w:id="29" w:author="Tom Stephens" w:date="2026-10-12T08:32:00Z">
              <w:tcPr>
                <w:tcW w:w="3487" w:type="dxa"/>
                <w:tcBorders>
                  <w:top w:val="single" w:sz="8" w:space="0" w:color="000000"/>
                  <w:left w:val="single" w:sz="8" w:space="0" w:color="000000"/>
                  <w:bottom w:val="single" w:sz="8" w:space="0" w:color="000000"/>
                </w:tcBorders>
                <w:vAlign w:val="center"/>
              </w:tcPr>
            </w:tcPrChange>
          </w:tcPr>
          <w:p w14:paraId="40D1BD56" w14:textId="77777777" w:rsidR="00F42727" w:rsidRDefault="00F42727">
            <w:pPr>
              <w:snapToGrid w:val="0"/>
              <w:jc w:val="center"/>
              <w:rPr>
                <w:b/>
              </w:rPr>
            </w:pPr>
            <w:r>
              <w:rPr>
                <w:b/>
              </w:rPr>
              <w:t>PAGES AFFECTED</w:t>
            </w:r>
          </w:p>
        </w:tc>
        <w:tc>
          <w:tcPr>
            <w:tcW w:w="1913" w:type="dxa"/>
            <w:tcBorders>
              <w:top w:val="single" w:sz="8" w:space="0" w:color="000000"/>
              <w:left w:val="single" w:sz="8" w:space="0" w:color="000000"/>
              <w:bottom w:val="single" w:sz="8" w:space="0" w:color="000000"/>
              <w:right w:val="single" w:sz="8" w:space="0" w:color="000000"/>
            </w:tcBorders>
            <w:vAlign w:val="center"/>
            <w:tcPrChange w:id="30"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49597478" w14:textId="77777777" w:rsidR="00F42727" w:rsidRDefault="00F42727">
            <w:pPr>
              <w:snapToGrid w:val="0"/>
              <w:jc w:val="center"/>
              <w:rPr>
                <w:b/>
              </w:rPr>
            </w:pPr>
            <w:r>
              <w:rPr>
                <w:b/>
              </w:rPr>
              <w:t>DESCRIPTION</w:t>
            </w:r>
          </w:p>
        </w:tc>
      </w:tr>
      <w:tr w:rsidR="00F42727" w14:paraId="0CF82DF5"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31"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32"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33" w:author="Tom Stephens" w:date="2026-10-12T08:32:00Z">
              <w:tcPr>
                <w:tcW w:w="2700" w:type="dxa"/>
                <w:tcBorders>
                  <w:top w:val="single" w:sz="8" w:space="0" w:color="000000"/>
                  <w:left w:val="single" w:sz="8" w:space="0" w:color="000000"/>
                  <w:bottom w:val="single" w:sz="8" w:space="0" w:color="000000"/>
                </w:tcBorders>
                <w:vAlign w:val="center"/>
              </w:tcPr>
            </w:tcPrChange>
          </w:tcPr>
          <w:p w14:paraId="34DD9F5F" w14:textId="77777777" w:rsidR="00F42727" w:rsidRDefault="00F42727">
            <w:pPr>
              <w:snapToGrid w:val="0"/>
            </w:pPr>
            <w:r>
              <w:t>Original version</w:t>
            </w:r>
          </w:p>
        </w:tc>
        <w:tc>
          <w:tcPr>
            <w:tcW w:w="1170" w:type="dxa"/>
            <w:tcBorders>
              <w:top w:val="single" w:sz="8" w:space="0" w:color="000000"/>
              <w:left w:val="single" w:sz="8" w:space="0" w:color="000000"/>
              <w:bottom w:val="single" w:sz="8" w:space="0" w:color="000000"/>
            </w:tcBorders>
            <w:vAlign w:val="center"/>
            <w:tcPrChange w:id="34" w:author="Tom Stephens" w:date="2026-10-12T08:32:00Z">
              <w:tcPr>
                <w:tcW w:w="2700" w:type="dxa"/>
                <w:tcBorders>
                  <w:top w:val="single" w:sz="8" w:space="0" w:color="000000"/>
                  <w:left w:val="single" w:sz="8" w:space="0" w:color="000000"/>
                  <w:bottom w:val="single" w:sz="8" w:space="0" w:color="000000"/>
                </w:tcBorders>
                <w:vAlign w:val="center"/>
              </w:tcPr>
            </w:tcPrChange>
          </w:tcPr>
          <w:p w14:paraId="3537C8F1" w14:textId="77777777" w:rsidR="00F42727" w:rsidRDefault="00F42727">
            <w:pPr>
              <w:snapToGrid w:val="0"/>
              <w:jc w:val="center"/>
            </w:pPr>
          </w:p>
        </w:tc>
        <w:tc>
          <w:tcPr>
            <w:tcW w:w="1800" w:type="dxa"/>
            <w:tcBorders>
              <w:top w:val="single" w:sz="8" w:space="0" w:color="000000"/>
              <w:left w:val="single" w:sz="8" w:space="0" w:color="000000"/>
              <w:bottom w:val="single" w:sz="8" w:space="0" w:color="000000"/>
            </w:tcBorders>
            <w:vAlign w:val="center"/>
            <w:tcPrChange w:id="35" w:author="Tom Stephens" w:date="2026-10-12T08:32:00Z">
              <w:tcPr>
                <w:tcW w:w="3487" w:type="dxa"/>
                <w:tcBorders>
                  <w:top w:val="single" w:sz="8" w:space="0" w:color="000000"/>
                  <w:left w:val="single" w:sz="8" w:space="0" w:color="000000"/>
                  <w:bottom w:val="single" w:sz="8" w:space="0" w:color="000000"/>
                </w:tcBorders>
                <w:vAlign w:val="center"/>
              </w:tcPr>
            </w:tcPrChange>
          </w:tcPr>
          <w:p w14:paraId="38249FB1" w14:textId="77777777" w:rsidR="00F42727" w:rsidRDefault="00F42727">
            <w:pPr>
              <w:snapToGrid w:val="0"/>
              <w:jc w:val="center"/>
            </w:pPr>
            <w:r>
              <w:t>All</w:t>
            </w:r>
          </w:p>
        </w:tc>
        <w:tc>
          <w:tcPr>
            <w:tcW w:w="1913" w:type="dxa"/>
            <w:tcBorders>
              <w:top w:val="single" w:sz="8" w:space="0" w:color="000000"/>
              <w:left w:val="single" w:sz="8" w:space="0" w:color="000000"/>
              <w:bottom w:val="single" w:sz="8" w:space="0" w:color="000000"/>
              <w:right w:val="single" w:sz="8" w:space="0" w:color="000000"/>
            </w:tcBorders>
            <w:vAlign w:val="center"/>
            <w:tcPrChange w:id="36"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700F107B" w14:textId="77777777" w:rsidR="00F42727" w:rsidRDefault="00F42727">
            <w:pPr>
              <w:snapToGrid w:val="0"/>
              <w:jc w:val="center"/>
            </w:pPr>
            <w:r>
              <w:t>Original</w:t>
            </w:r>
          </w:p>
        </w:tc>
      </w:tr>
      <w:tr w:rsidR="00F42727" w14:paraId="2B00A7AC"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37"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38"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39" w:author="Tom Stephens" w:date="2026-10-12T08:32:00Z">
              <w:tcPr>
                <w:tcW w:w="2700" w:type="dxa"/>
                <w:tcBorders>
                  <w:top w:val="single" w:sz="8" w:space="0" w:color="000000"/>
                  <w:left w:val="single" w:sz="8" w:space="0" w:color="000000"/>
                  <w:bottom w:val="single" w:sz="8" w:space="0" w:color="000000"/>
                </w:tcBorders>
                <w:vAlign w:val="center"/>
              </w:tcPr>
            </w:tcPrChange>
          </w:tcPr>
          <w:p w14:paraId="2807B971" w14:textId="77777777" w:rsidR="00F42727" w:rsidRDefault="00F42727">
            <w:pPr>
              <w:snapToGrid w:val="0"/>
            </w:pPr>
            <w:r>
              <w:t>Reordered documents sections.  Added content to sections 3, 4, and 5.</w:t>
            </w:r>
          </w:p>
        </w:tc>
        <w:tc>
          <w:tcPr>
            <w:tcW w:w="1170" w:type="dxa"/>
            <w:tcBorders>
              <w:top w:val="single" w:sz="8" w:space="0" w:color="000000"/>
              <w:left w:val="single" w:sz="8" w:space="0" w:color="000000"/>
              <w:bottom w:val="single" w:sz="8" w:space="0" w:color="000000"/>
            </w:tcBorders>
            <w:vAlign w:val="center"/>
            <w:tcPrChange w:id="40" w:author="Tom Stephens" w:date="2026-10-12T08:32:00Z">
              <w:tcPr>
                <w:tcW w:w="2700" w:type="dxa"/>
                <w:tcBorders>
                  <w:top w:val="single" w:sz="8" w:space="0" w:color="000000"/>
                  <w:left w:val="single" w:sz="8" w:space="0" w:color="000000"/>
                  <w:bottom w:val="single" w:sz="8" w:space="0" w:color="000000"/>
                </w:tcBorders>
                <w:vAlign w:val="center"/>
              </w:tcPr>
            </w:tcPrChange>
          </w:tcPr>
          <w:p w14:paraId="4B61E8AF" w14:textId="77777777" w:rsidR="00F42727" w:rsidRDefault="00F42727">
            <w:pPr>
              <w:snapToGrid w:val="0"/>
              <w:jc w:val="center"/>
            </w:pPr>
            <w:r>
              <w:t>05/20/05</w:t>
            </w:r>
          </w:p>
        </w:tc>
        <w:tc>
          <w:tcPr>
            <w:tcW w:w="1800" w:type="dxa"/>
            <w:tcBorders>
              <w:top w:val="single" w:sz="8" w:space="0" w:color="000000"/>
              <w:left w:val="single" w:sz="8" w:space="0" w:color="000000"/>
              <w:bottom w:val="single" w:sz="8" w:space="0" w:color="000000"/>
            </w:tcBorders>
            <w:vAlign w:val="center"/>
            <w:tcPrChange w:id="41" w:author="Tom Stephens" w:date="2026-10-12T08:32:00Z">
              <w:tcPr>
                <w:tcW w:w="3487" w:type="dxa"/>
                <w:tcBorders>
                  <w:top w:val="single" w:sz="8" w:space="0" w:color="000000"/>
                  <w:left w:val="single" w:sz="8" w:space="0" w:color="000000"/>
                  <w:bottom w:val="single" w:sz="8" w:space="0" w:color="000000"/>
                </w:tcBorders>
                <w:vAlign w:val="center"/>
              </w:tcPr>
            </w:tcPrChange>
          </w:tcPr>
          <w:p w14:paraId="06286A1A" w14:textId="77777777" w:rsidR="00F42727" w:rsidRDefault="00F42727">
            <w:pPr>
              <w:snapToGrid w:val="0"/>
              <w:jc w:val="center"/>
            </w:pPr>
            <w:r>
              <w:t>p. 7 to end</w:t>
            </w:r>
          </w:p>
        </w:tc>
        <w:tc>
          <w:tcPr>
            <w:tcW w:w="1913" w:type="dxa"/>
            <w:tcBorders>
              <w:top w:val="single" w:sz="8" w:space="0" w:color="000000"/>
              <w:left w:val="single" w:sz="8" w:space="0" w:color="000000"/>
              <w:bottom w:val="single" w:sz="8" w:space="0" w:color="000000"/>
              <w:right w:val="single" w:sz="8" w:space="0" w:color="000000"/>
            </w:tcBorders>
            <w:vAlign w:val="center"/>
            <w:tcPrChange w:id="42"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577B29D5" w14:textId="77777777" w:rsidR="00F42727" w:rsidRDefault="00F42727">
            <w:pPr>
              <w:snapToGrid w:val="0"/>
              <w:jc w:val="center"/>
            </w:pPr>
            <w:r>
              <w:t>Draft v0.1</w:t>
            </w:r>
          </w:p>
        </w:tc>
      </w:tr>
      <w:tr w:rsidR="00F42727" w14:paraId="7675C807"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43"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44"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45" w:author="Tom Stephens" w:date="2026-10-12T08:32:00Z">
              <w:tcPr>
                <w:tcW w:w="2700" w:type="dxa"/>
                <w:tcBorders>
                  <w:top w:val="single" w:sz="8" w:space="0" w:color="000000"/>
                  <w:left w:val="single" w:sz="8" w:space="0" w:color="000000"/>
                  <w:bottom w:val="single" w:sz="8" w:space="0" w:color="000000"/>
                </w:tcBorders>
                <w:vAlign w:val="center"/>
              </w:tcPr>
            </w:tcPrChange>
          </w:tcPr>
          <w:p w14:paraId="532D3C69" w14:textId="77777777" w:rsidR="00F42727" w:rsidRDefault="00F42727">
            <w:pPr>
              <w:snapToGrid w:val="0"/>
            </w:pPr>
            <w:r>
              <w:t>Added new section 6.  Added section headings in section 7.  Added content to section 7.1.1 &amp; 7.2.  Added new section 1.1.  Updated Acronym list.  Added STATUS_RESPONSE message (section 5.3.12)</w:t>
            </w:r>
          </w:p>
        </w:tc>
        <w:tc>
          <w:tcPr>
            <w:tcW w:w="1170" w:type="dxa"/>
            <w:tcBorders>
              <w:top w:val="single" w:sz="8" w:space="0" w:color="000000"/>
              <w:left w:val="single" w:sz="8" w:space="0" w:color="000000"/>
              <w:bottom w:val="single" w:sz="8" w:space="0" w:color="000000"/>
            </w:tcBorders>
            <w:vAlign w:val="center"/>
            <w:tcPrChange w:id="46" w:author="Tom Stephens" w:date="2026-10-12T08:32:00Z">
              <w:tcPr>
                <w:tcW w:w="2700" w:type="dxa"/>
                <w:tcBorders>
                  <w:top w:val="single" w:sz="8" w:space="0" w:color="000000"/>
                  <w:left w:val="single" w:sz="8" w:space="0" w:color="000000"/>
                  <w:bottom w:val="single" w:sz="8" w:space="0" w:color="000000"/>
                </w:tcBorders>
                <w:vAlign w:val="center"/>
              </w:tcPr>
            </w:tcPrChange>
          </w:tcPr>
          <w:p w14:paraId="09737A90" w14:textId="77777777" w:rsidR="00F42727" w:rsidRDefault="00F42727">
            <w:pPr>
              <w:snapToGrid w:val="0"/>
              <w:jc w:val="center"/>
            </w:pPr>
            <w:r>
              <w:t>06/08/05</w:t>
            </w:r>
          </w:p>
        </w:tc>
        <w:tc>
          <w:tcPr>
            <w:tcW w:w="1800" w:type="dxa"/>
            <w:tcBorders>
              <w:top w:val="single" w:sz="8" w:space="0" w:color="000000"/>
              <w:left w:val="single" w:sz="8" w:space="0" w:color="000000"/>
              <w:bottom w:val="single" w:sz="8" w:space="0" w:color="000000"/>
            </w:tcBorders>
            <w:vAlign w:val="center"/>
            <w:tcPrChange w:id="47" w:author="Tom Stephens" w:date="2026-10-12T08:32:00Z">
              <w:tcPr>
                <w:tcW w:w="3487" w:type="dxa"/>
                <w:tcBorders>
                  <w:top w:val="single" w:sz="8" w:space="0" w:color="000000"/>
                  <w:left w:val="single" w:sz="8" w:space="0" w:color="000000"/>
                  <w:bottom w:val="single" w:sz="8" w:space="0" w:color="000000"/>
                </w:tcBorders>
                <w:vAlign w:val="center"/>
              </w:tcPr>
            </w:tcPrChange>
          </w:tcPr>
          <w:p w14:paraId="2E31A7CD" w14:textId="77777777" w:rsidR="00F42727" w:rsidRDefault="00F42727">
            <w:pPr>
              <w:snapToGrid w:val="0"/>
              <w:jc w:val="center"/>
            </w:pPr>
            <w:r>
              <w:t>p. 1-2, p. 20 to end</w:t>
            </w:r>
          </w:p>
        </w:tc>
        <w:tc>
          <w:tcPr>
            <w:tcW w:w="1913" w:type="dxa"/>
            <w:tcBorders>
              <w:top w:val="single" w:sz="8" w:space="0" w:color="000000"/>
              <w:left w:val="single" w:sz="8" w:space="0" w:color="000000"/>
              <w:bottom w:val="single" w:sz="8" w:space="0" w:color="000000"/>
              <w:right w:val="single" w:sz="8" w:space="0" w:color="000000"/>
            </w:tcBorders>
            <w:vAlign w:val="center"/>
            <w:tcPrChange w:id="48"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41FF33DF" w14:textId="77777777" w:rsidR="00F42727" w:rsidRDefault="00F42727">
            <w:pPr>
              <w:snapToGrid w:val="0"/>
              <w:jc w:val="center"/>
            </w:pPr>
            <w:r>
              <w:t>Draft v0.2</w:t>
            </w:r>
          </w:p>
        </w:tc>
      </w:tr>
      <w:tr w:rsidR="00F42727" w14:paraId="14B5A007"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49"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50"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51" w:author="Tom Stephens" w:date="2026-10-12T08:32:00Z">
              <w:tcPr>
                <w:tcW w:w="2700" w:type="dxa"/>
                <w:tcBorders>
                  <w:top w:val="single" w:sz="8" w:space="0" w:color="000000"/>
                  <w:left w:val="single" w:sz="8" w:space="0" w:color="000000"/>
                  <w:bottom w:val="single" w:sz="8" w:space="0" w:color="000000"/>
                </w:tcBorders>
                <w:vAlign w:val="center"/>
              </w:tcPr>
            </w:tcPrChange>
          </w:tcPr>
          <w:p w14:paraId="1F87A277" w14:textId="77777777" w:rsidR="00F42727" w:rsidRDefault="00F42727">
            <w:pPr>
              <w:snapToGrid w:val="0"/>
            </w:pPr>
            <w:r>
              <w:t>Added NEW_SEARCH, IDENTIFY, SEARCH_FINISHED, SEARCH_FAILED, and REPROCESSED_DATA_AVAILABLE messages.  Added content to Sections 6 and 7.3</w:t>
            </w:r>
          </w:p>
        </w:tc>
        <w:tc>
          <w:tcPr>
            <w:tcW w:w="1170" w:type="dxa"/>
            <w:tcBorders>
              <w:top w:val="single" w:sz="8" w:space="0" w:color="000000"/>
              <w:left w:val="single" w:sz="8" w:space="0" w:color="000000"/>
              <w:bottom w:val="single" w:sz="8" w:space="0" w:color="000000"/>
            </w:tcBorders>
            <w:vAlign w:val="center"/>
            <w:tcPrChange w:id="52" w:author="Tom Stephens" w:date="2026-10-12T08:32:00Z">
              <w:tcPr>
                <w:tcW w:w="2700" w:type="dxa"/>
                <w:tcBorders>
                  <w:top w:val="single" w:sz="8" w:space="0" w:color="000000"/>
                  <w:left w:val="single" w:sz="8" w:space="0" w:color="000000"/>
                  <w:bottom w:val="single" w:sz="8" w:space="0" w:color="000000"/>
                </w:tcBorders>
                <w:vAlign w:val="center"/>
              </w:tcPr>
            </w:tcPrChange>
          </w:tcPr>
          <w:p w14:paraId="317074B1" w14:textId="77777777" w:rsidR="00F42727" w:rsidRDefault="00F42727">
            <w:pPr>
              <w:snapToGrid w:val="0"/>
              <w:jc w:val="center"/>
            </w:pPr>
            <w:r>
              <w:t>06/13/05</w:t>
            </w:r>
          </w:p>
        </w:tc>
        <w:tc>
          <w:tcPr>
            <w:tcW w:w="1800" w:type="dxa"/>
            <w:tcBorders>
              <w:top w:val="single" w:sz="8" w:space="0" w:color="000000"/>
              <w:left w:val="single" w:sz="8" w:space="0" w:color="000000"/>
              <w:bottom w:val="single" w:sz="8" w:space="0" w:color="000000"/>
            </w:tcBorders>
            <w:vAlign w:val="center"/>
            <w:tcPrChange w:id="53" w:author="Tom Stephens" w:date="2026-10-12T08:32:00Z">
              <w:tcPr>
                <w:tcW w:w="3487" w:type="dxa"/>
                <w:tcBorders>
                  <w:top w:val="single" w:sz="8" w:space="0" w:color="000000"/>
                  <w:left w:val="single" w:sz="8" w:space="0" w:color="000000"/>
                  <w:bottom w:val="single" w:sz="8" w:space="0" w:color="000000"/>
                </w:tcBorders>
                <w:vAlign w:val="center"/>
              </w:tcPr>
            </w:tcPrChange>
          </w:tcPr>
          <w:p w14:paraId="42396C63" w14:textId="77777777" w:rsidR="00F42727" w:rsidRDefault="00F42727">
            <w:pPr>
              <w:snapToGrid w:val="0"/>
              <w:jc w:val="center"/>
            </w:pPr>
            <w:r>
              <w:t>p. 20-24,</w:t>
            </w:r>
          </w:p>
          <w:p w14:paraId="2FFFF3BF" w14:textId="77777777" w:rsidR="00F42727" w:rsidRDefault="00F42727">
            <w:pPr>
              <w:jc w:val="center"/>
            </w:pPr>
            <w:proofErr w:type="gramStart"/>
            <w:r>
              <w:t>p. 37</w:t>
            </w:r>
            <w:proofErr w:type="gramEnd"/>
            <w:r>
              <w:t xml:space="preserve"> to end</w:t>
            </w:r>
          </w:p>
        </w:tc>
        <w:tc>
          <w:tcPr>
            <w:tcW w:w="1913" w:type="dxa"/>
            <w:tcBorders>
              <w:top w:val="single" w:sz="8" w:space="0" w:color="000000"/>
              <w:left w:val="single" w:sz="8" w:space="0" w:color="000000"/>
              <w:bottom w:val="single" w:sz="8" w:space="0" w:color="000000"/>
              <w:right w:val="single" w:sz="8" w:space="0" w:color="000000"/>
            </w:tcBorders>
            <w:vAlign w:val="center"/>
            <w:tcPrChange w:id="54"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0936C1CE" w14:textId="77777777" w:rsidR="00F42727" w:rsidRDefault="00F42727">
            <w:pPr>
              <w:snapToGrid w:val="0"/>
              <w:jc w:val="center"/>
            </w:pPr>
            <w:r>
              <w:t>Draft v0.3</w:t>
            </w:r>
          </w:p>
        </w:tc>
      </w:tr>
      <w:tr w:rsidR="00F42727" w14:paraId="3D30B127"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55"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56"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57" w:author="Tom Stephens" w:date="2026-10-12T08:32:00Z">
              <w:tcPr>
                <w:tcW w:w="2700" w:type="dxa"/>
                <w:tcBorders>
                  <w:top w:val="single" w:sz="8" w:space="0" w:color="000000"/>
                  <w:left w:val="single" w:sz="8" w:space="0" w:color="000000"/>
                  <w:bottom w:val="single" w:sz="8" w:space="0" w:color="000000"/>
                </w:tcBorders>
                <w:vAlign w:val="center"/>
              </w:tcPr>
            </w:tcPrChange>
          </w:tcPr>
          <w:p w14:paraId="16C8FC1F" w14:textId="77777777" w:rsidR="00F42727" w:rsidRDefault="00F42727">
            <w:pPr>
              <w:snapToGrid w:val="0"/>
            </w:pPr>
            <w:r>
              <w:t>Various minor text updates and clarifications</w:t>
            </w:r>
          </w:p>
        </w:tc>
        <w:tc>
          <w:tcPr>
            <w:tcW w:w="1170" w:type="dxa"/>
            <w:tcBorders>
              <w:top w:val="single" w:sz="8" w:space="0" w:color="000000"/>
              <w:left w:val="single" w:sz="8" w:space="0" w:color="000000"/>
              <w:bottom w:val="single" w:sz="8" w:space="0" w:color="000000"/>
            </w:tcBorders>
            <w:vAlign w:val="center"/>
            <w:tcPrChange w:id="58" w:author="Tom Stephens" w:date="2026-10-12T08:32:00Z">
              <w:tcPr>
                <w:tcW w:w="2700" w:type="dxa"/>
                <w:tcBorders>
                  <w:top w:val="single" w:sz="8" w:space="0" w:color="000000"/>
                  <w:left w:val="single" w:sz="8" w:space="0" w:color="000000"/>
                  <w:bottom w:val="single" w:sz="8" w:space="0" w:color="000000"/>
                </w:tcBorders>
                <w:vAlign w:val="center"/>
              </w:tcPr>
            </w:tcPrChange>
          </w:tcPr>
          <w:p w14:paraId="377CE0FE" w14:textId="77777777" w:rsidR="00F42727" w:rsidRDefault="00F42727">
            <w:pPr>
              <w:snapToGrid w:val="0"/>
              <w:jc w:val="center"/>
            </w:pPr>
            <w:r>
              <w:t>06/24/05</w:t>
            </w:r>
          </w:p>
        </w:tc>
        <w:tc>
          <w:tcPr>
            <w:tcW w:w="1800" w:type="dxa"/>
            <w:tcBorders>
              <w:top w:val="single" w:sz="8" w:space="0" w:color="000000"/>
              <w:left w:val="single" w:sz="8" w:space="0" w:color="000000"/>
              <w:bottom w:val="single" w:sz="8" w:space="0" w:color="000000"/>
            </w:tcBorders>
            <w:vAlign w:val="center"/>
            <w:tcPrChange w:id="59" w:author="Tom Stephens" w:date="2026-10-12T08:32:00Z">
              <w:tcPr>
                <w:tcW w:w="3487" w:type="dxa"/>
                <w:tcBorders>
                  <w:top w:val="single" w:sz="8" w:space="0" w:color="000000"/>
                  <w:left w:val="single" w:sz="8" w:space="0" w:color="000000"/>
                  <w:bottom w:val="single" w:sz="8" w:space="0" w:color="000000"/>
                </w:tcBorders>
                <w:vAlign w:val="center"/>
              </w:tcPr>
            </w:tcPrChange>
          </w:tcPr>
          <w:p w14:paraId="4CD03ECC" w14:textId="77777777" w:rsidR="00F42727" w:rsidRDefault="00F42727">
            <w:pPr>
              <w:snapToGrid w:val="0"/>
              <w:jc w:val="center"/>
            </w:pPr>
            <w:r>
              <w:t>all</w:t>
            </w:r>
          </w:p>
        </w:tc>
        <w:tc>
          <w:tcPr>
            <w:tcW w:w="1913" w:type="dxa"/>
            <w:tcBorders>
              <w:top w:val="single" w:sz="8" w:space="0" w:color="000000"/>
              <w:left w:val="single" w:sz="8" w:space="0" w:color="000000"/>
              <w:bottom w:val="single" w:sz="8" w:space="0" w:color="000000"/>
              <w:right w:val="single" w:sz="8" w:space="0" w:color="000000"/>
            </w:tcBorders>
            <w:vAlign w:val="center"/>
            <w:tcPrChange w:id="60"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6C05FFBC" w14:textId="77777777" w:rsidR="00F42727" w:rsidRDefault="00F42727">
            <w:pPr>
              <w:snapToGrid w:val="0"/>
              <w:jc w:val="center"/>
            </w:pPr>
            <w:r>
              <w:t>Draft v0.4</w:t>
            </w:r>
          </w:p>
        </w:tc>
      </w:tr>
      <w:tr w:rsidR="00F42727" w14:paraId="6867E422"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61"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62" w:author="Tom Stephens" w:date="2026-10-12T08:32:00Z">
            <w:trPr>
              <w:trHeight w:val="321"/>
            </w:trPr>
          </w:trPrChange>
        </w:trPr>
        <w:tc>
          <w:tcPr>
            <w:tcW w:w="5917" w:type="dxa"/>
            <w:tcBorders>
              <w:top w:val="single" w:sz="8" w:space="0" w:color="000000"/>
              <w:left w:val="single" w:sz="8" w:space="0" w:color="000000"/>
              <w:bottom w:val="single" w:sz="8" w:space="0" w:color="000000"/>
            </w:tcBorders>
            <w:vAlign w:val="center"/>
            <w:tcPrChange w:id="63" w:author="Tom Stephens" w:date="2026-10-12T08:32:00Z">
              <w:tcPr>
                <w:tcW w:w="2700" w:type="dxa"/>
                <w:tcBorders>
                  <w:top w:val="single" w:sz="8" w:space="0" w:color="000000"/>
                  <w:left w:val="single" w:sz="8" w:space="0" w:color="000000"/>
                  <w:bottom w:val="single" w:sz="8" w:space="0" w:color="000000"/>
                </w:tcBorders>
                <w:vAlign w:val="center"/>
              </w:tcPr>
            </w:tcPrChange>
          </w:tcPr>
          <w:p w14:paraId="100907B4" w14:textId="77777777" w:rsidR="00F42727" w:rsidRDefault="00F42727">
            <w:pPr>
              <w:snapToGrid w:val="0"/>
            </w:pPr>
            <w:r>
              <w:t>Content added to the Ingest and MySQL database sections.  Various other minor updates</w:t>
            </w:r>
          </w:p>
        </w:tc>
        <w:tc>
          <w:tcPr>
            <w:tcW w:w="1170" w:type="dxa"/>
            <w:tcBorders>
              <w:top w:val="single" w:sz="8" w:space="0" w:color="000000"/>
              <w:left w:val="single" w:sz="8" w:space="0" w:color="000000"/>
              <w:bottom w:val="single" w:sz="8" w:space="0" w:color="000000"/>
            </w:tcBorders>
            <w:vAlign w:val="center"/>
            <w:tcPrChange w:id="64" w:author="Tom Stephens" w:date="2026-10-12T08:32:00Z">
              <w:tcPr>
                <w:tcW w:w="2700" w:type="dxa"/>
                <w:tcBorders>
                  <w:top w:val="single" w:sz="8" w:space="0" w:color="000000"/>
                  <w:left w:val="single" w:sz="8" w:space="0" w:color="000000"/>
                  <w:bottom w:val="single" w:sz="8" w:space="0" w:color="000000"/>
                </w:tcBorders>
                <w:vAlign w:val="center"/>
              </w:tcPr>
            </w:tcPrChange>
          </w:tcPr>
          <w:p w14:paraId="45793266" w14:textId="77777777" w:rsidR="00F42727" w:rsidRDefault="00F42727">
            <w:pPr>
              <w:snapToGrid w:val="0"/>
              <w:jc w:val="center"/>
            </w:pPr>
            <w:r>
              <w:t>03/07/06</w:t>
            </w:r>
          </w:p>
        </w:tc>
        <w:tc>
          <w:tcPr>
            <w:tcW w:w="1800" w:type="dxa"/>
            <w:tcBorders>
              <w:top w:val="single" w:sz="8" w:space="0" w:color="000000"/>
              <w:left w:val="single" w:sz="8" w:space="0" w:color="000000"/>
              <w:bottom w:val="single" w:sz="8" w:space="0" w:color="000000"/>
            </w:tcBorders>
            <w:vAlign w:val="center"/>
            <w:tcPrChange w:id="65" w:author="Tom Stephens" w:date="2026-10-12T08:32:00Z">
              <w:tcPr>
                <w:tcW w:w="3487" w:type="dxa"/>
                <w:tcBorders>
                  <w:top w:val="single" w:sz="8" w:space="0" w:color="000000"/>
                  <w:left w:val="single" w:sz="8" w:space="0" w:color="000000"/>
                  <w:bottom w:val="single" w:sz="8" w:space="0" w:color="000000"/>
                </w:tcBorders>
                <w:vAlign w:val="center"/>
              </w:tcPr>
            </w:tcPrChange>
          </w:tcPr>
          <w:p w14:paraId="558F3AC3" w14:textId="77777777" w:rsidR="00F42727" w:rsidRDefault="00F42727">
            <w:pPr>
              <w:snapToGrid w:val="0"/>
              <w:jc w:val="center"/>
            </w:pPr>
            <w:r>
              <w:t>front matter, p. 17, p. 22-23, p. 48 to end</w:t>
            </w:r>
          </w:p>
        </w:tc>
        <w:tc>
          <w:tcPr>
            <w:tcW w:w="1913" w:type="dxa"/>
            <w:tcBorders>
              <w:top w:val="single" w:sz="8" w:space="0" w:color="000000"/>
              <w:left w:val="single" w:sz="8" w:space="0" w:color="000000"/>
              <w:bottom w:val="single" w:sz="8" w:space="0" w:color="000000"/>
              <w:right w:val="single" w:sz="8" w:space="0" w:color="000000"/>
            </w:tcBorders>
            <w:vAlign w:val="center"/>
            <w:tcPrChange w:id="66" w:author="Tom Stephens" w:date="2026-10-12T08:32:00Z">
              <w:tcPr>
                <w:tcW w:w="1913" w:type="dxa"/>
                <w:tcBorders>
                  <w:top w:val="single" w:sz="8" w:space="0" w:color="000000"/>
                  <w:left w:val="single" w:sz="8" w:space="0" w:color="000000"/>
                  <w:bottom w:val="single" w:sz="8" w:space="0" w:color="000000"/>
                  <w:right w:val="single" w:sz="8" w:space="0" w:color="000000"/>
                </w:tcBorders>
                <w:vAlign w:val="center"/>
              </w:tcPr>
            </w:tcPrChange>
          </w:tcPr>
          <w:p w14:paraId="72CE1E28" w14:textId="77777777" w:rsidR="00F42727" w:rsidRDefault="00F42727">
            <w:pPr>
              <w:snapToGrid w:val="0"/>
              <w:jc w:val="center"/>
            </w:pPr>
            <w:r>
              <w:t>Baseline</w:t>
            </w:r>
          </w:p>
        </w:tc>
      </w:tr>
      <w:tr w:rsidR="00F42727" w14:paraId="25485AF4"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67"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68" w:author="Tom Stephens" w:date="2026-10-12T08:32:00Z">
            <w:trPr>
              <w:trHeight w:val="321"/>
            </w:trPr>
          </w:trPrChange>
        </w:trPr>
        <w:tc>
          <w:tcPr>
            <w:tcW w:w="5917" w:type="dxa"/>
            <w:tcBorders>
              <w:left w:val="single" w:sz="8" w:space="0" w:color="000000"/>
              <w:bottom w:val="single" w:sz="8" w:space="0" w:color="000000"/>
            </w:tcBorders>
            <w:vAlign w:val="center"/>
            <w:tcPrChange w:id="69" w:author="Tom Stephens" w:date="2026-10-12T08:32:00Z">
              <w:tcPr>
                <w:tcW w:w="2700" w:type="dxa"/>
                <w:tcBorders>
                  <w:left w:val="single" w:sz="8" w:space="0" w:color="000000"/>
                  <w:bottom w:val="single" w:sz="8" w:space="0" w:color="000000"/>
                </w:tcBorders>
                <w:vAlign w:val="center"/>
              </w:tcPr>
            </w:tcPrChange>
          </w:tcPr>
          <w:p w14:paraId="74A7D313" w14:textId="77777777" w:rsidR="00F42727" w:rsidRDefault="00F42727">
            <w:pPr>
              <w:snapToGrid w:val="0"/>
            </w:pPr>
            <w:r>
              <w:t>Change GLAST to Fermi and added new DROP message.</w:t>
            </w:r>
          </w:p>
        </w:tc>
        <w:tc>
          <w:tcPr>
            <w:tcW w:w="1170" w:type="dxa"/>
            <w:tcBorders>
              <w:left w:val="single" w:sz="8" w:space="0" w:color="000000"/>
              <w:bottom w:val="single" w:sz="8" w:space="0" w:color="000000"/>
            </w:tcBorders>
            <w:vAlign w:val="center"/>
            <w:tcPrChange w:id="70" w:author="Tom Stephens" w:date="2026-10-12T08:32:00Z">
              <w:tcPr>
                <w:tcW w:w="2700" w:type="dxa"/>
                <w:tcBorders>
                  <w:left w:val="single" w:sz="8" w:space="0" w:color="000000"/>
                  <w:bottom w:val="single" w:sz="8" w:space="0" w:color="000000"/>
                </w:tcBorders>
                <w:vAlign w:val="center"/>
              </w:tcPr>
            </w:tcPrChange>
          </w:tcPr>
          <w:p w14:paraId="6559813A" w14:textId="77777777" w:rsidR="00F42727" w:rsidRDefault="00F42727">
            <w:pPr>
              <w:snapToGrid w:val="0"/>
              <w:jc w:val="center"/>
            </w:pPr>
            <w:r>
              <w:t>04/08/10</w:t>
            </w:r>
          </w:p>
        </w:tc>
        <w:tc>
          <w:tcPr>
            <w:tcW w:w="1800" w:type="dxa"/>
            <w:tcBorders>
              <w:left w:val="single" w:sz="8" w:space="0" w:color="000000"/>
              <w:bottom w:val="single" w:sz="8" w:space="0" w:color="000000"/>
            </w:tcBorders>
            <w:vAlign w:val="center"/>
            <w:tcPrChange w:id="71" w:author="Tom Stephens" w:date="2026-10-12T08:32:00Z">
              <w:tcPr>
                <w:tcW w:w="3487" w:type="dxa"/>
                <w:tcBorders>
                  <w:left w:val="single" w:sz="8" w:space="0" w:color="000000"/>
                  <w:bottom w:val="single" w:sz="8" w:space="0" w:color="000000"/>
                </w:tcBorders>
                <w:vAlign w:val="center"/>
              </w:tcPr>
            </w:tcPrChange>
          </w:tcPr>
          <w:p w14:paraId="35BF7BB1" w14:textId="77777777" w:rsidR="00F42727" w:rsidRDefault="00F42727">
            <w:pPr>
              <w:snapToGrid w:val="0"/>
              <w:jc w:val="center"/>
            </w:pPr>
            <w:r>
              <w:t>All</w:t>
            </w:r>
          </w:p>
        </w:tc>
        <w:tc>
          <w:tcPr>
            <w:tcW w:w="1913" w:type="dxa"/>
            <w:tcBorders>
              <w:left w:val="single" w:sz="8" w:space="0" w:color="000000"/>
              <w:bottom w:val="single" w:sz="8" w:space="0" w:color="000000"/>
              <w:right w:val="single" w:sz="8" w:space="0" w:color="000000"/>
            </w:tcBorders>
            <w:vAlign w:val="center"/>
            <w:tcPrChange w:id="72" w:author="Tom Stephens" w:date="2026-10-12T08:32:00Z">
              <w:tcPr>
                <w:tcW w:w="1913" w:type="dxa"/>
                <w:tcBorders>
                  <w:left w:val="single" w:sz="8" w:space="0" w:color="000000"/>
                  <w:bottom w:val="single" w:sz="8" w:space="0" w:color="000000"/>
                  <w:right w:val="single" w:sz="8" w:space="0" w:color="000000"/>
                </w:tcBorders>
                <w:vAlign w:val="center"/>
              </w:tcPr>
            </w:tcPrChange>
          </w:tcPr>
          <w:p w14:paraId="0DF9052D" w14:textId="77777777" w:rsidR="00F42727" w:rsidRDefault="00F42727">
            <w:pPr>
              <w:snapToGrid w:val="0"/>
              <w:jc w:val="center"/>
            </w:pPr>
            <w:r>
              <w:t>Draft v0.5</w:t>
            </w:r>
          </w:p>
        </w:tc>
      </w:tr>
      <w:tr w:rsidR="00F42727" w14:paraId="015EEE39" w14:textId="77777777" w:rsidTr="00990985">
        <w:tblPrEx>
          <w:tblW w:w="10800" w:type="dxa"/>
          <w:tblInd w:w="-492" w:type="dxa"/>
          <w:tblLayout w:type="fixed"/>
          <w:tblCellMar>
            <w:left w:w="115" w:type="dxa"/>
            <w:right w:w="115" w:type="dxa"/>
          </w:tblCellMar>
          <w:tblLook w:val="0000" w:firstRow="0" w:lastRow="0" w:firstColumn="0" w:lastColumn="0" w:noHBand="0" w:noVBand="0"/>
          <w:tblPrExChange w:id="73" w:author="Tom Stephens" w:date="2026-10-12T08:32:00Z">
            <w:tblPrEx>
              <w:tblW w:w="10800" w:type="dxa"/>
              <w:tblInd w:w="-492" w:type="dxa"/>
              <w:tblLayout w:type="fixed"/>
              <w:tblCellMar>
                <w:left w:w="115" w:type="dxa"/>
                <w:right w:w="115" w:type="dxa"/>
              </w:tblCellMar>
              <w:tblLook w:val="0000" w:firstRow="0" w:lastRow="0" w:firstColumn="0" w:lastColumn="0" w:noHBand="0" w:noVBand="0"/>
            </w:tblPrEx>
          </w:tblPrExChange>
        </w:tblPrEx>
        <w:trPr>
          <w:trHeight w:val="321"/>
          <w:trPrChange w:id="74" w:author="Tom Stephens" w:date="2026-10-12T08:32:00Z">
            <w:trPr>
              <w:trHeight w:val="321"/>
            </w:trPr>
          </w:trPrChange>
        </w:trPr>
        <w:tc>
          <w:tcPr>
            <w:tcW w:w="5917" w:type="dxa"/>
            <w:tcBorders>
              <w:left w:val="single" w:sz="8" w:space="0" w:color="000000"/>
              <w:bottom w:val="single" w:sz="8" w:space="0" w:color="000000"/>
            </w:tcBorders>
            <w:vAlign w:val="center"/>
            <w:tcPrChange w:id="75" w:author="Tom Stephens" w:date="2026-10-12T08:32:00Z">
              <w:tcPr>
                <w:tcW w:w="2700" w:type="dxa"/>
                <w:tcBorders>
                  <w:left w:val="single" w:sz="8" w:space="0" w:color="000000"/>
                  <w:bottom w:val="single" w:sz="8" w:space="0" w:color="000000"/>
                </w:tcBorders>
                <w:vAlign w:val="center"/>
              </w:tcPr>
            </w:tcPrChange>
          </w:tcPr>
          <w:p w14:paraId="63D600AE" w14:textId="77777777" w:rsidR="00F42727" w:rsidRDefault="00F42727">
            <w:pPr>
              <w:snapToGrid w:val="0"/>
            </w:pPr>
            <w:r>
              <w:t>Some updates to try and bring things up to date.</w:t>
            </w:r>
          </w:p>
        </w:tc>
        <w:tc>
          <w:tcPr>
            <w:tcW w:w="1170" w:type="dxa"/>
            <w:tcBorders>
              <w:left w:val="single" w:sz="8" w:space="0" w:color="000000"/>
              <w:bottom w:val="single" w:sz="8" w:space="0" w:color="000000"/>
            </w:tcBorders>
            <w:vAlign w:val="center"/>
            <w:tcPrChange w:id="76" w:author="Tom Stephens" w:date="2026-10-12T08:32:00Z">
              <w:tcPr>
                <w:tcW w:w="2700" w:type="dxa"/>
                <w:tcBorders>
                  <w:left w:val="single" w:sz="8" w:space="0" w:color="000000"/>
                  <w:bottom w:val="single" w:sz="8" w:space="0" w:color="000000"/>
                </w:tcBorders>
                <w:vAlign w:val="center"/>
              </w:tcPr>
            </w:tcPrChange>
          </w:tcPr>
          <w:p w14:paraId="23E4FC56" w14:textId="77777777" w:rsidR="00F42727" w:rsidRDefault="00F42727">
            <w:pPr>
              <w:snapToGrid w:val="0"/>
              <w:jc w:val="center"/>
            </w:pPr>
            <w:r>
              <w:t>08/05/10</w:t>
            </w:r>
          </w:p>
        </w:tc>
        <w:tc>
          <w:tcPr>
            <w:tcW w:w="1800" w:type="dxa"/>
            <w:tcBorders>
              <w:left w:val="single" w:sz="8" w:space="0" w:color="000000"/>
              <w:bottom w:val="single" w:sz="8" w:space="0" w:color="000000"/>
            </w:tcBorders>
            <w:vAlign w:val="center"/>
            <w:tcPrChange w:id="77" w:author="Tom Stephens" w:date="2026-10-12T08:32:00Z">
              <w:tcPr>
                <w:tcW w:w="3487" w:type="dxa"/>
                <w:tcBorders>
                  <w:left w:val="single" w:sz="8" w:space="0" w:color="000000"/>
                  <w:bottom w:val="single" w:sz="8" w:space="0" w:color="000000"/>
                </w:tcBorders>
                <w:vAlign w:val="center"/>
              </w:tcPr>
            </w:tcPrChange>
          </w:tcPr>
          <w:p w14:paraId="22B14304" w14:textId="77777777" w:rsidR="00F42727" w:rsidRDefault="00F42727">
            <w:pPr>
              <w:snapToGrid w:val="0"/>
              <w:jc w:val="center"/>
            </w:pPr>
            <w:r>
              <w:t>All</w:t>
            </w:r>
          </w:p>
        </w:tc>
        <w:tc>
          <w:tcPr>
            <w:tcW w:w="1913" w:type="dxa"/>
            <w:tcBorders>
              <w:left w:val="single" w:sz="8" w:space="0" w:color="000000"/>
              <w:bottom w:val="single" w:sz="8" w:space="0" w:color="000000"/>
              <w:right w:val="single" w:sz="8" w:space="0" w:color="000000"/>
            </w:tcBorders>
            <w:vAlign w:val="center"/>
            <w:tcPrChange w:id="78" w:author="Tom Stephens" w:date="2026-10-12T08:32:00Z">
              <w:tcPr>
                <w:tcW w:w="1913" w:type="dxa"/>
                <w:tcBorders>
                  <w:left w:val="single" w:sz="8" w:space="0" w:color="000000"/>
                  <w:bottom w:val="single" w:sz="8" w:space="0" w:color="000000"/>
                  <w:right w:val="single" w:sz="8" w:space="0" w:color="000000"/>
                </w:tcBorders>
                <w:vAlign w:val="center"/>
              </w:tcPr>
            </w:tcPrChange>
          </w:tcPr>
          <w:p w14:paraId="0564A6C8" w14:textId="77777777" w:rsidR="00F42727" w:rsidRDefault="00F42727">
            <w:pPr>
              <w:snapToGrid w:val="0"/>
              <w:jc w:val="center"/>
            </w:pPr>
            <w:r>
              <w:t>Draft v0.6</w:t>
            </w:r>
          </w:p>
        </w:tc>
      </w:tr>
    </w:tbl>
    <w:p w14:paraId="31E5B096" w14:textId="77777777" w:rsidR="00F42727" w:rsidRDefault="00F42727"/>
    <w:p w14:paraId="53B446F4" w14:textId="77777777" w:rsidR="00F42727" w:rsidRDefault="00F42727"/>
    <w:p w14:paraId="4612E987" w14:textId="77777777" w:rsidR="00F42727" w:rsidRDefault="00F42727"/>
    <w:p w14:paraId="5E95AAF8" w14:textId="77777777" w:rsidR="00F42727" w:rsidRDefault="00F42727">
      <w:pPr>
        <w:pageBreakBefore/>
        <w:jc w:val="center"/>
        <w:rPr>
          <w:b/>
          <w:bCs/>
        </w:rPr>
        <w:sectPr w:rsidR="00F42727">
          <w:headerReference w:type="even" r:id="rId24"/>
          <w:headerReference w:type="default" r:id="rId25"/>
          <w:footerReference w:type="even" r:id="rId26"/>
          <w:footerReference w:type="default" r:id="rId27"/>
          <w:headerReference w:type="first" r:id="rId28"/>
          <w:footerReference w:type="first" r:id="rId29"/>
          <w:footnotePr>
            <w:pos w:val="beneathText"/>
          </w:footnotePr>
          <w:pgSz w:w="12240" w:h="15840"/>
          <w:pgMar w:top="1440" w:right="1440" w:bottom="1440" w:left="1440" w:header="720" w:footer="720" w:gutter="0"/>
          <w:pgNumType w:fmt="lowerRoman"/>
          <w:cols w:space="720"/>
          <w:docGrid w:linePitch="360"/>
        </w:sectPr>
      </w:pPr>
      <w:r>
        <w:rPr>
          <w:b/>
          <w:bCs/>
        </w:rPr>
        <w:lastRenderedPageBreak/>
        <w:t>TABLE OF CONTENTS</w:t>
      </w:r>
    </w:p>
    <w:p w14:paraId="2ECCDE83" w14:textId="77777777" w:rsidR="00F42727" w:rsidRDefault="00F42727">
      <w:pPr>
        <w:pStyle w:val="TOC1"/>
        <w:tabs>
          <w:tab w:val="right" w:leader="dot" w:pos="9360"/>
        </w:tabs>
      </w:pPr>
      <w:r>
        <w:fldChar w:fldCharType="begin"/>
      </w:r>
      <w:r>
        <w:instrText xml:space="preserve"> TOC \o "1-9" \t "Heading 9;9;Heading 8;8;Heading 7;7;Heading 6;6;Heading 5;5;Heading 4;4;Heading 3;3;Heading 2;2;Heading 1;1;Heading 1;1;Heading 1;1;Heading 1;1;Heading 1;1;Heading 1;1;Title;1;Heading 2;2;Heading 2;2;Heading 2;2;Heading 2;2;Heading 2;2;Heading 3;3;Heading 3;3;Heading 3;3;Heading 3;3;Heading 3;3;Heading 4;4;Heading 4;4;Heading 4;4;Heading 4;4;Heading 4;4;Heading 5;5;Heading 5;5;Heading 5;5;Heading 5;5;Heading 5;5;Heading 6;6;Heading 6;6;Heading 6;6;Heading 6;6;Heading 6;6;Heading 7;7;Heading 7;7;Heading 7;7;Heading 7;7;Heading 7;7;Heading 8;8;Heading 8;8;Heading 8;8;Heading 8;8;Heading 8;8;Heading 9;9;Heading 9;9;Heading 9;9;Heading 9;9;Heading 9;9" \h</w:instrText>
      </w:r>
      <w:r>
        <w:fldChar w:fldCharType="separate"/>
      </w:r>
      <w:r>
        <w:t xml:space="preserve"> TABLE OF FIGURES</w:t>
      </w:r>
      <w:r>
        <w:tab/>
      </w:r>
      <w:proofErr w:type="gramStart"/>
      <w:r>
        <w:t>vii</w:t>
      </w:r>
      <w:proofErr w:type="gramEnd"/>
    </w:p>
    <w:p w14:paraId="04810915" w14:textId="77777777" w:rsidR="00F42727" w:rsidRDefault="00F42727" w:rsidP="00EA44F9">
      <w:pPr>
        <w:pStyle w:val="TOC1"/>
        <w:tabs>
          <w:tab w:val="right" w:leader="dot" w:pos="9360"/>
        </w:tabs>
      </w:pPr>
      <w:r>
        <w:t xml:space="preserve"> TABLE OF TABLES</w:t>
      </w:r>
      <w:r>
        <w:tab/>
        <w:t>vii</w:t>
      </w:r>
    </w:p>
    <w:p w14:paraId="654614A9" w14:textId="77777777" w:rsidR="00F42727" w:rsidRDefault="00F42727">
      <w:pPr>
        <w:pStyle w:val="TOC1"/>
        <w:tabs>
          <w:tab w:val="right" w:leader="dot" w:pos="9360"/>
        </w:tabs>
      </w:pPr>
      <w:hyperlink w:anchor="_toc691" w:history="1">
        <w:r>
          <w:rPr>
            <w:rStyle w:val="Hyperlink"/>
          </w:rPr>
          <w:t>1 Introduction</w:t>
        </w:r>
        <w:r>
          <w:rPr>
            <w:rStyle w:val="Hyperlink"/>
          </w:rPr>
          <w:tab/>
          <w:t>1</w:t>
        </w:r>
      </w:hyperlink>
    </w:p>
    <w:p w14:paraId="4C9393C6" w14:textId="77777777" w:rsidR="00F42727" w:rsidRDefault="00F42727">
      <w:pPr>
        <w:pStyle w:val="TOC2"/>
        <w:tabs>
          <w:tab w:val="right" w:leader="dot" w:pos="9600"/>
        </w:tabs>
      </w:pPr>
      <w:hyperlink w:anchor="_toc695" w:history="1">
        <w:r>
          <w:rPr>
            <w:rStyle w:val="Hyperlink"/>
          </w:rPr>
          <w:t>1.1 Document Organization</w:t>
        </w:r>
        <w:r>
          <w:rPr>
            <w:rStyle w:val="Hyperlink"/>
          </w:rPr>
          <w:tab/>
          <w:t>1</w:t>
        </w:r>
      </w:hyperlink>
    </w:p>
    <w:p w14:paraId="549900D9" w14:textId="77777777" w:rsidR="00F42727" w:rsidRDefault="00F42727">
      <w:pPr>
        <w:pStyle w:val="TOC2"/>
        <w:tabs>
          <w:tab w:val="right" w:leader="dot" w:pos="9600"/>
        </w:tabs>
      </w:pPr>
      <w:hyperlink w:anchor="_toc697" w:history="1">
        <w:r>
          <w:rPr>
            <w:rStyle w:val="Hyperlink"/>
          </w:rPr>
          <w:t>1.2 Related Documents</w:t>
        </w:r>
        <w:r>
          <w:rPr>
            <w:rStyle w:val="Hyperlink"/>
          </w:rPr>
          <w:tab/>
          <w:t>1</w:t>
        </w:r>
      </w:hyperlink>
    </w:p>
    <w:p w14:paraId="0CC27095" w14:textId="77777777" w:rsidR="00F42727" w:rsidRDefault="00F42727">
      <w:pPr>
        <w:pStyle w:val="TOC2"/>
        <w:tabs>
          <w:tab w:val="right" w:leader="dot" w:pos="9600"/>
        </w:tabs>
      </w:pPr>
      <w:hyperlink w:anchor="_toc710" w:history="1">
        <w:r>
          <w:rPr>
            <w:rStyle w:val="Hyperlink"/>
          </w:rPr>
          <w:t>1.3 Acronyms and Abbreviations</w:t>
        </w:r>
        <w:r>
          <w:rPr>
            <w:rStyle w:val="Hyperlink"/>
          </w:rPr>
          <w:tab/>
          <w:t>2</w:t>
        </w:r>
      </w:hyperlink>
    </w:p>
    <w:p w14:paraId="1A65BF40" w14:textId="77777777" w:rsidR="00F42727" w:rsidRDefault="00F42727">
      <w:pPr>
        <w:pStyle w:val="TOC1"/>
        <w:tabs>
          <w:tab w:val="right" w:leader="dot" w:pos="9360"/>
        </w:tabs>
      </w:pPr>
      <w:hyperlink w:anchor="_toc734" w:history="1">
        <w:r>
          <w:rPr>
            <w:rStyle w:val="Hyperlink"/>
          </w:rPr>
          <w:t>2 General Description</w:t>
        </w:r>
        <w:r>
          <w:rPr>
            <w:rStyle w:val="Hyperlink"/>
          </w:rPr>
          <w:tab/>
          <w:t>3</w:t>
        </w:r>
      </w:hyperlink>
    </w:p>
    <w:p w14:paraId="4C66B9CA" w14:textId="77777777" w:rsidR="00F42727" w:rsidRDefault="00F42727">
      <w:pPr>
        <w:pStyle w:val="TOC2"/>
        <w:tabs>
          <w:tab w:val="right" w:leader="dot" w:pos="9600"/>
        </w:tabs>
      </w:pPr>
      <w:hyperlink w:anchor="_toc744" w:history="1">
        <w:r>
          <w:rPr>
            <w:rStyle w:val="Hyperlink"/>
          </w:rPr>
          <w:t>2.1 Basic Data Flow</w:t>
        </w:r>
        <w:r>
          <w:rPr>
            <w:rStyle w:val="Hyperlink"/>
          </w:rPr>
          <w:tab/>
          <w:t>4</w:t>
        </w:r>
      </w:hyperlink>
    </w:p>
    <w:p w14:paraId="1BF2556C" w14:textId="77777777" w:rsidR="00F42727" w:rsidRDefault="00F42727">
      <w:pPr>
        <w:pStyle w:val="TOC2"/>
        <w:tabs>
          <w:tab w:val="right" w:leader="dot" w:pos="9600"/>
        </w:tabs>
      </w:pPr>
      <w:hyperlink w:anchor="_toc749" w:history="1">
        <w:r>
          <w:rPr>
            <w:rStyle w:val="Hyperlink"/>
          </w:rPr>
          <w:t>2.2 User Interface</w:t>
        </w:r>
        <w:r>
          <w:rPr>
            <w:rStyle w:val="Hyperlink"/>
          </w:rPr>
          <w:tab/>
          <w:t>5</w:t>
        </w:r>
      </w:hyperlink>
    </w:p>
    <w:p w14:paraId="3AC3DE4F" w14:textId="77777777" w:rsidR="00F42727" w:rsidRDefault="00F42727">
      <w:pPr>
        <w:pStyle w:val="TOC3"/>
        <w:tabs>
          <w:tab w:val="right" w:leader="dot" w:pos="9840"/>
        </w:tabs>
      </w:pPr>
      <w:hyperlink w:anchor="_toc751" w:history="1">
        <w:r>
          <w:rPr>
            <w:rStyle w:val="Hyperlink"/>
          </w:rPr>
          <w:t>2.2.1 Web Interface</w:t>
        </w:r>
        <w:r>
          <w:rPr>
            <w:rStyle w:val="Hyperlink"/>
          </w:rPr>
          <w:tab/>
          <w:t>5</w:t>
        </w:r>
      </w:hyperlink>
    </w:p>
    <w:p w14:paraId="073460E2" w14:textId="77777777" w:rsidR="00F42727" w:rsidRDefault="00F42727">
      <w:pPr>
        <w:pStyle w:val="TOC3"/>
        <w:tabs>
          <w:tab w:val="right" w:leader="dot" w:pos="9840"/>
        </w:tabs>
      </w:pPr>
      <w:hyperlink w:anchor="_toc760" w:history="1">
        <w:r>
          <w:rPr>
            <w:rStyle w:val="Hyperlink"/>
          </w:rPr>
          <w:t>2.2.2 Command Line Interface</w:t>
        </w:r>
        <w:r>
          <w:rPr>
            <w:rStyle w:val="Hyperlink"/>
          </w:rPr>
          <w:tab/>
          <w:t>6</w:t>
        </w:r>
      </w:hyperlink>
    </w:p>
    <w:p w14:paraId="7F756BF4" w14:textId="77777777" w:rsidR="00F42727" w:rsidRDefault="00F42727">
      <w:pPr>
        <w:pStyle w:val="TOC2"/>
        <w:tabs>
          <w:tab w:val="right" w:leader="dot" w:pos="9600"/>
        </w:tabs>
      </w:pPr>
      <w:hyperlink w:anchor="_toc762" w:history="1">
        <w:r>
          <w:rPr>
            <w:rStyle w:val="Hyperlink"/>
          </w:rPr>
          <w:t>2.3 QueueManager</w:t>
        </w:r>
        <w:r>
          <w:rPr>
            <w:rStyle w:val="Hyperlink"/>
          </w:rPr>
          <w:tab/>
          <w:t>6</w:t>
        </w:r>
      </w:hyperlink>
    </w:p>
    <w:p w14:paraId="56BB7623" w14:textId="77777777" w:rsidR="00F42727" w:rsidRDefault="00F42727">
      <w:pPr>
        <w:pStyle w:val="TOC2"/>
        <w:tabs>
          <w:tab w:val="right" w:leader="dot" w:pos="9600"/>
        </w:tabs>
      </w:pPr>
      <w:hyperlink w:anchor="_toc768" w:history="1">
        <w:r>
          <w:rPr>
            <w:rStyle w:val="Hyperlink"/>
          </w:rPr>
          <w:t>2.4 Database Servers</w:t>
        </w:r>
        <w:r>
          <w:rPr>
            <w:rStyle w:val="Hyperlink"/>
          </w:rPr>
          <w:tab/>
          <w:t>6</w:t>
        </w:r>
      </w:hyperlink>
    </w:p>
    <w:p w14:paraId="70AFF859" w14:textId="77777777" w:rsidR="00F42727" w:rsidRDefault="00F42727">
      <w:pPr>
        <w:pStyle w:val="TOC3"/>
        <w:tabs>
          <w:tab w:val="right" w:leader="dot" w:pos="9840"/>
        </w:tabs>
      </w:pPr>
      <w:hyperlink w:anchor="_toc771" w:history="1">
        <w:r>
          <w:rPr>
            <w:rStyle w:val="Hyperlink"/>
          </w:rPr>
          <w:t>2.4.1 Control Node</w:t>
        </w:r>
        <w:r>
          <w:rPr>
            <w:rStyle w:val="Hyperlink"/>
          </w:rPr>
          <w:tab/>
          <w:t>6</w:t>
        </w:r>
      </w:hyperlink>
    </w:p>
    <w:p w14:paraId="29D77428" w14:textId="77777777" w:rsidR="00F42727" w:rsidRDefault="00F42727">
      <w:pPr>
        <w:pStyle w:val="TOC3"/>
        <w:tabs>
          <w:tab w:val="right" w:leader="dot" w:pos="9840"/>
        </w:tabs>
      </w:pPr>
      <w:hyperlink w:anchor="_toc776" w:history="1">
        <w:r>
          <w:rPr>
            <w:rStyle w:val="Hyperlink"/>
          </w:rPr>
          <w:t>2.4.2 Search Node</w:t>
        </w:r>
        <w:r>
          <w:rPr>
            <w:rStyle w:val="Hyperlink"/>
          </w:rPr>
          <w:tab/>
          <w:t>7</w:t>
        </w:r>
      </w:hyperlink>
    </w:p>
    <w:p w14:paraId="498FE5E4" w14:textId="77777777" w:rsidR="00F42727" w:rsidRDefault="00F42727">
      <w:pPr>
        <w:pStyle w:val="TOC2"/>
        <w:tabs>
          <w:tab w:val="right" w:leader="dot" w:pos="9600"/>
        </w:tabs>
      </w:pPr>
      <w:hyperlink w:anchor="_toc779" w:history="1">
        <w:r>
          <w:rPr>
            <w:rStyle w:val="Hyperlink"/>
          </w:rPr>
          <w:t>2.5 Ingest</w:t>
        </w:r>
        <w:r>
          <w:rPr>
            <w:rStyle w:val="Hyperlink"/>
          </w:rPr>
          <w:tab/>
          <w:t>7</w:t>
        </w:r>
      </w:hyperlink>
    </w:p>
    <w:p w14:paraId="307340FC" w14:textId="77777777" w:rsidR="00F42727" w:rsidRDefault="00F42727">
      <w:pPr>
        <w:pStyle w:val="TOC1"/>
        <w:tabs>
          <w:tab w:val="right" w:leader="dot" w:pos="9360"/>
        </w:tabs>
      </w:pPr>
      <w:hyperlink w:anchor="_toc784" w:history="1">
        <w:r>
          <w:rPr>
            <w:rStyle w:val="Hyperlink"/>
          </w:rPr>
          <w:t>3  Internal Data Formats</w:t>
        </w:r>
        <w:r>
          <w:rPr>
            <w:rStyle w:val="Hyperlink"/>
          </w:rPr>
          <w:tab/>
          <w:t>9</w:t>
        </w:r>
      </w:hyperlink>
    </w:p>
    <w:p w14:paraId="5090BF44" w14:textId="77777777" w:rsidR="00F42727" w:rsidRDefault="00F42727">
      <w:pPr>
        <w:pStyle w:val="TOC2"/>
        <w:tabs>
          <w:tab w:val="right" w:leader="dot" w:pos="9600"/>
        </w:tabs>
      </w:pPr>
      <w:hyperlink w:anchor="_toc787" w:history="1">
        <w:r>
          <w:rPr>
            <w:rStyle w:val="Hyperlink"/>
          </w:rPr>
          <w:t>3.1 Photon Database</w:t>
        </w:r>
        <w:r>
          <w:rPr>
            <w:rStyle w:val="Hyperlink"/>
          </w:rPr>
          <w:tab/>
          <w:t>9</w:t>
        </w:r>
      </w:hyperlink>
    </w:p>
    <w:p w14:paraId="5C0664A0" w14:textId="77777777" w:rsidR="00F42727" w:rsidRDefault="00F42727">
      <w:pPr>
        <w:pStyle w:val="TOC3"/>
        <w:tabs>
          <w:tab w:val="right" w:leader="dot" w:pos="9840"/>
        </w:tabs>
      </w:pPr>
      <w:hyperlink w:anchor="_toc789" w:history="1">
        <w:r>
          <w:rPr>
            <w:rStyle w:val="Hyperlink"/>
          </w:rPr>
          <w:t>3.1.1 Standard Region Queries</w:t>
        </w:r>
        <w:r>
          <w:rPr>
            <w:rStyle w:val="Hyperlink"/>
          </w:rPr>
          <w:tab/>
          <w:t>9</w:t>
        </w:r>
      </w:hyperlink>
    </w:p>
    <w:p w14:paraId="7C4F2E8E" w14:textId="77777777" w:rsidR="00F42727" w:rsidRDefault="00F42727">
      <w:pPr>
        <w:pStyle w:val="TOC4"/>
        <w:tabs>
          <w:tab w:val="right" w:leader="dot" w:pos="10080"/>
        </w:tabs>
      </w:pPr>
      <w:hyperlink w:anchor="_toc792" w:history="1">
        <w:r>
          <w:rPr>
            <w:rStyle w:val="Hyperlink"/>
          </w:rPr>
          <w:t>3.1.1.1 Spatial Binning</w:t>
        </w:r>
        <w:r>
          <w:rPr>
            <w:rStyle w:val="Hyperlink"/>
          </w:rPr>
          <w:tab/>
          <w:t>9</w:t>
        </w:r>
      </w:hyperlink>
    </w:p>
    <w:p w14:paraId="04B9F507" w14:textId="77777777" w:rsidR="00F42727" w:rsidRDefault="00F42727">
      <w:pPr>
        <w:pStyle w:val="TOC4"/>
        <w:tabs>
          <w:tab w:val="right" w:leader="dot" w:pos="10080"/>
        </w:tabs>
      </w:pPr>
      <w:hyperlink w:anchor="_toc796" w:history="1">
        <w:r>
          <w:rPr>
            <w:rStyle w:val="Hyperlink"/>
          </w:rPr>
          <w:t>3.1.1.2 Temporal Binning</w:t>
        </w:r>
        <w:r>
          <w:rPr>
            <w:rStyle w:val="Hyperlink"/>
          </w:rPr>
          <w:tab/>
          <w:t>10</w:t>
        </w:r>
      </w:hyperlink>
    </w:p>
    <w:p w14:paraId="6CF9AF55" w14:textId="77777777" w:rsidR="00F42727" w:rsidRDefault="00F42727">
      <w:pPr>
        <w:pStyle w:val="TOC4"/>
        <w:tabs>
          <w:tab w:val="right" w:leader="dot" w:pos="10080"/>
        </w:tabs>
      </w:pPr>
      <w:hyperlink w:anchor="_toc798" w:history="1">
        <w:r>
          <w:rPr>
            <w:rStyle w:val="Hyperlink"/>
          </w:rPr>
          <w:t>3.1.1.3 Chosen Binning Scheme</w:t>
        </w:r>
        <w:r>
          <w:rPr>
            <w:rStyle w:val="Hyperlink"/>
          </w:rPr>
          <w:tab/>
          <w:t>10</w:t>
        </w:r>
      </w:hyperlink>
    </w:p>
    <w:p w14:paraId="41C84D02" w14:textId="77777777" w:rsidR="00F42727" w:rsidRDefault="00F42727">
      <w:pPr>
        <w:pStyle w:val="TOC4"/>
        <w:tabs>
          <w:tab w:val="right" w:leader="dot" w:pos="10080"/>
        </w:tabs>
      </w:pPr>
      <w:hyperlink w:anchor="_toc801" w:history="1">
        <w:r>
          <w:rPr>
            <w:rStyle w:val="Hyperlink"/>
          </w:rPr>
          <w:t>3.1.1.4 Filenames and Directory Structure</w:t>
        </w:r>
        <w:r>
          <w:rPr>
            <w:rStyle w:val="Hyperlink"/>
          </w:rPr>
          <w:tab/>
          <w:t>10</w:t>
        </w:r>
      </w:hyperlink>
    </w:p>
    <w:p w14:paraId="3C3F2CC1" w14:textId="77777777" w:rsidR="00F42727" w:rsidRDefault="00F42727">
      <w:pPr>
        <w:pStyle w:val="TOC3"/>
        <w:tabs>
          <w:tab w:val="right" w:leader="dot" w:pos="9840"/>
        </w:tabs>
      </w:pPr>
      <w:hyperlink w:anchor="_toc810" w:history="1">
        <w:r>
          <w:rPr>
            <w:rStyle w:val="Hyperlink"/>
          </w:rPr>
          <w:t>3.1.2 All-sky Queries</w:t>
        </w:r>
        <w:r>
          <w:rPr>
            <w:rStyle w:val="Hyperlink"/>
          </w:rPr>
          <w:tab/>
          <w:t>11</w:t>
        </w:r>
      </w:hyperlink>
    </w:p>
    <w:p w14:paraId="5EA4B896" w14:textId="77777777" w:rsidR="00F42727" w:rsidRDefault="00F42727">
      <w:pPr>
        <w:pStyle w:val="TOC2"/>
        <w:tabs>
          <w:tab w:val="right" w:leader="dot" w:pos="9600"/>
        </w:tabs>
      </w:pPr>
      <w:hyperlink w:anchor="_toc822" w:history="1">
        <w:r>
          <w:rPr>
            <w:rStyle w:val="Hyperlink"/>
          </w:rPr>
          <w:t>3.2 Event/Extended Database</w:t>
        </w:r>
        <w:r>
          <w:rPr>
            <w:rStyle w:val="Hyperlink"/>
          </w:rPr>
          <w:tab/>
          <w:t>12</w:t>
        </w:r>
      </w:hyperlink>
    </w:p>
    <w:p w14:paraId="704A2F7A" w14:textId="77777777" w:rsidR="00F42727" w:rsidRDefault="00F42727">
      <w:pPr>
        <w:pStyle w:val="TOC2"/>
        <w:tabs>
          <w:tab w:val="right" w:leader="dot" w:pos="9600"/>
        </w:tabs>
      </w:pPr>
      <w:hyperlink w:anchor="_toc826" w:history="1">
        <w:r>
          <w:rPr>
            <w:rStyle w:val="Hyperlink"/>
          </w:rPr>
          <w:t>3.3 Pointing, Livetime and History Database</w:t>
        </w:r>
        <w:r>
          <w:rPr>
            <w:rStyle w:val="Hyperlink"/>
          </w:rPr>
          <w:tab/>
          <w:t>12</w:t>
        </w:r>
      </w:hyperlink>
    </w:p>
    <w:p w14:paraId="690C451E" w14:textId="77777777" w:rsidR="00F42727" w:rsidRDefault="00F42727">
      <w:pPr>
        <w:pStyle w:val="TOC1"/>
        <w:tabs>
          <w:tab w:val="right" w:leader="dot" w:pos="9360"/>
        </w:tabs>
      </w:pPr>
      <w:hyperlink w:anchor="_toc835" w:history="1">
        <w:r>
          <w:rPr>
            <w:rStyle w:val="Hyperlink"/>
          </w:rPr>
          <w:t>4 Configuration Files</w:t>
        </w:r>
        <w:r>
          <w:rPr>
            <w:rStyle w:val="Hyperlink"/>
          </w:rPr>
          <w:tab/>
          <w:t>14</w:t>
        </w:r>
      </w:hyperlink>
    </w:p>
    <w:p w14:paraId="16C47C06" w14:textId="77777777" w:rsidR="00F42727" w:rsidRDefault="00F42727">
      <w:pPr>
        <w:pStyle w:val="TOC2"/>
        <w:tabs>
          <w:tab w:val="right" w:leader="dot" w:pos="9600"/>
        </w:tabs>
      </w:pPr>
      <w:hyperlink w:anchor="_toc838" w:history="1">
        <w:r>
          <w:rPr>
            <w:rStyle w:val="Hyperlink"/>
          </w:rPr>
          <w:t>4.1 QueueManager Configuration File</w:t>
        </w:r>
        <w:r>
          <w:rPr>
            <w:rStyle w:val="Hyperlink"/>
          </w:rPr>
          <w:tab/>
          <w:t>14</w:t>
        </w:r>
      </w:hyperlink>
    </w:p>
    <w:p w14:paraId="0AD6A9C8" w14:textId="77777777" w:rsidR="00F42727" w:rsidRDefault="00F42727">
      <w:pPr>
        <w:pStyle w:val="TOC2"/>
        <w:tabs>
          <w:tab w:val="right" w:leader="dot" w:pos="9600"/>
        </w:tabs>
      </w:pPr>
      <w:hyperlink w:anchor="_toc996" w:history="1">
        <w:r>
          <w:rPr>
            <w:rStyle w:val="Hyperlink"/>
          </w:rPr>
          <w:t>4.2 Event/Photon Database Configuration File</w:t>
        </w:r>
        <w:r>
          <w:rPr>
            <w:rStyle w:val="Hyperlink"/>
          </w:rPr>
          <w:tab/>
          <w:t>16</w:t>
        </w:r>
      </w:hyperlink>
    </w:p>
    <w:p w14:paraId="683C0897" w14:textId="77777777" w:rsidR="00F42727" w:rsidRDefault="00F42727">
      <w:pPr>
        <w:pStyle w:val="TOC2"/>
        <w:tabs>
          <w:tab w:val="right" w:leader="dot" w:pos="9600"/>
        </w:tabs>
      </w:pPr>
      <w:hyperlink w:anchor="_toc1233" w:history="1">
        <w:r>
          <w:rPr>
            <w:rStyle w:val="Hyperlink"/>
          </w:rPr>
          <w:t>4.3 Spacecraft Database Configuration File</w:t>
        </w:r>
        <w:r>
          <w:rPr>
            <w:rStyle w:val="Hyperlink"/>
          </w:rPr>
          <w:tab/>
          <w:t>18</w:t>
        </w:r>
      </w:hyperlink>
    </w:p>
    <w:p w14:paraId="622265C4" w14:textId="77777777" w:rsidR="00F42727" w:rsidRDefault="00F42727">
      <w:pPr>
        <w:pStyle w:val="TOC2"/>
        <w:tabs>
          <w:tab w:val="right" w:leader="dot" w:pos="9600"/>
        </w:tabs>
      </w:pPr>
      <w:hyperlink w:anchor="_toc1299" w:history="1">
        <w:r>
          <w:rPr>
            <w:rStyle w:val="Hyperlink"/>
          </w:rPr>
          <w:t>4.4 Ingest Configuration File</w:t>
        </w:r>
        <w:r>
          <w:rPr>
            <w:rStyle w:val="Hyperlink"/>
          </w:rPr>
          <w:tab/>
          <w:t>20</w:t>
        </w:r>
      </w:hyperlink>
    </w:p>
    <w:p w14:paraId="5CA6F308" w14:textId="77777777" w:rsidR="00F42727" w:rsidRDefault="00F42727">
      <w:pPr>
        <w:pStyle w:val="TOC1"/>
        <w:tabs>
          <w:tab w:val="right" w:leader="dot" w:pos="9360"/>
        </w:tabs>
      </w:pPr>
      <w:hyperlink w:anchor="_toc1301" w:history="1">
        <w:r>
          <w:rPr>
            <w:rStyle w:val="Hyperlink"/>
          </w:rPr>
          <w:t>5 Defined System Messages</w:t>
        </w:r>
        <w:r>
          <w:rPr>
            <w:rStyle w:val="Hyperlink"/>
          </w:rPr>
          <w:tab/>
          <w:t>21</w:t>
        </w:r>
      </w:hyperlink>
    </w:p>
    <w:p w14:paraId="0BC66A27" w14:textId="77777777" w:rsidR="00F42727" w:rsidRDefault="00F42727">
      <w:pPr>
        <w:pStyle w:val="TOC2"/>
        <w:tabs>
          <w:tab w:val="right" w:leader="dot" w:pos="9600"/>
        </w:tabs>
      </w:pPr>
      <w:hyperlink w:anchor="_toc1303" w:history="1">
        <w:r>
          <w:rPr>
            <w:rStyle w:val="Hyperlink"/>
          </w:rPr>
          <w:t>5.1 Message Structure</w:t>
        </w:r>
        <w:r>
          <w:rPr>
            <w:rStyle w:val="Hyperlink"/>
          </w:rPr>
          <w:tab/>
          <w:t>21</w:t>
        </w:r>
      </w:hyperlink>
    </w:p>
    <w:p w14:paraId="55E31164" w14:textId="77777777" w:rsidR="00F42727" w:rsidRDefault="00F42727">
      <w:pPr>
        <w:pStyle w:val="TOC2"/>
        <w:tabs>
          <w:tab w:val="right" w:leader="dot" w:pos="9600"/>
        </w:tabs>
      </w:pPr>
      <w:hyperlink w:anchor="_toc1355" w:history="1">
        <w:r>
          <w:rPr>
            <w:rStyle w:val="Hyperlink"/>
          </w:rPr>
          <w:t>5.2 Message Transport</w:t>
        </w:r>
        <w:r>
          <w:rPr>
            <w:rStyle w:val="Hyperlink"/>
          </w:rPr>
          <w:tab/>
          <w:t>21</w:t>
        </w:r>
      </w:hyperlink>
    </w:p>
    <w:p w14:paraId="031EFE27" w14:textId="77777777" w:rsidR="00F42727" w:rsidRDefault="00F42727">
      <w:pPr>
        <w:pStyle w:val="TOC2"/>
        <w:tabs>
          <w:tab w:val="right" w:leader="dot" w:pos="9600"/>
        </w:tabs>
      </w:pPr>
      <w:hyperlink w:anchor="_toc1363" w:history="1">
        <w:r>
          <w:rPr>
            <w:rStyle w:val="Hyperlink"/>
          </w:rPr>
          <w:t>5.3 Message Definitions</w:t>
        </w:r>
        <w:r>
          <w:rPr>
            <w:rStyle w:val="Hyperlink"/>
          </w:rPr>
          <w:tab/>
          <w:t>22</w:t>
        </w:r>
      </w:hyperlink>
    </w:p>
    <w:p w14:paraId="5708C2F5" w14:textId="77777777" w:rsidR="00F42727" w:rsidRDefault="00F42727">
      <w:pPr>
        <w:pStyle w:val="TOC3"/>
        <w:tabs>
          <w:tab w:val="right" w:leader="dot" w:pos="9840"/>
        </w:tabs>
      </w:pPr>
      <w:hyperlink w:anchor="_toc1365" w:history="1">
        <w:r>
          <w:rPr>
            <w:rStyle w:val="Hyperlink"/>
          </w:rPr>
          <w:t>5.3.1 NEW_WEB_QUERY message</w:t>
        </w:r>
        <w:r>
          <w:rPr>
            <w:rStyle w:val="Hyperlink"/>
          </w:rPr>
          <w:tab/>
          <w:t>22</w:t>
        </w:r>
      </w:hyperlink>
    </w:p>
    <w:p w14:paraId="062C11F8" w14:textId="77777777" w:rsidR="00F42727" w:rsidRDefault="00F42727">
      <w:pPr>
        <w:pStyle w:val="TOC3"/>
        <w:tabs>
          <w:tab w:val="right" w:leader="dot" w:pos="9840"/>
        </w:tabs>
      </w:pPr>
      <w:hyperlink w:anchor="_toc1376" w:history="1">
        <w:r>
          <w:rPr>
            <w:rStyle w:val="Hyperlink"/>
          </w:rPr>
          <w:t>5.3.2 NEW_QUERY message</w:t>
        </w:r>
        <w:r>
          <w:rPr>
            <w:rStyle w:val="Hyperlink"/>
          </w:rPr>
          <w:tab/>
          <w:t>23</w:t>
        </w:r>
      </w:hyperlink>
    </w:p>
    <w:p w14:paraId="63B9FCDB" w14:textId="77777777" w:rsidR="00F42727" w:rsidRDefault="00F42727">
      <w:pPr>
        <w:pStyle w:val="TOC3"/>
        <w:tabs>
          <w:tab w:val="right" w:leader="dot" w:pos="9840"/>
        </w:tabs>
      </w:pPr>
      <w:hyperlink w:anchor="_toc1387" w:history="1">
        <w:r>
          <w:rPr>
            <w:rStyle w:val="Hyperlink"/>
          </w:rPr>
          <w:t>5.3.3 NEW_SEARCH message</w:t>
        </w:r>
        <w:r>
          <w:rPr>
            <w:rStyle w:val="Hyperlink"/>
          </w:rPr>
          <w:tab/>
          <w:t>23</w:t>
        </w:r>
      </w:hyperlink>
    </w:p>
    <w:p w14:paraId="71264C60" w14:textId="77777777" w:rsidR="00F42727" w:rsidRDefault="00F42727">
      <w:pPr>
        <w:pStyle w:val="TOC3"/>
        <w:tabs>
          <w:tab w:val="right" w:leader="dot" w:pos="9840"/>
        </w:tabs>
      </w:pPr>
      <w:hyperlink w:anchor="_toc1400" w:history="1">
        <w:r>
          <w:rPr>
            <w:rStyle w:val="Hyperlink"/>
          </w:rPr>
          <w:t>5.3.4 WEB_QUERY_RECEIVED message</w:t>
        </w:r>
        <w:r>
          <w:rPr>
            <w:rStyle w:val="Hyperlink"/>
          </w:rPr>
          <w:tab/>
          <w:t>24</w:t>
        </w:r>
      </w:hyperlink>
    </w:p>
    <w:p w14:paraId="654CF183" w14:textId="77777777" w:rsidR="00F42727" w:rsidRDefault="00F42727">
      <w:pPr>
        <w:pStyle w:val="TOC3"/>
        <w:tabs>
          <w:tab w:val="right" w:leader="dot" w:pos="9840"/>
        </w:tabs>
      </w:pPr>
      <w:hyperlink w:anchor="_toc1408" w:history="1">
        <w:r>
          <w:rPr>
            <w:rStyle w:val="Hyperlink"/>
          </w:rPr>
          <w:t>5.3.5 QUERY_RECEIVED message</w:t>
        </w:r>
        <w:r>
          <w:rPr>
            <w:rStyle w:val="Hyperlink"/>
          </w:rPr>
          <w:tab/>
          <w:t>24</w:t>
        </w:r>
      </w:hyperlink>
    </w:p>
    <w:p w14:paraId="53DA2B7F" w14:textId="77777777" w:rsidR="00F42727" w:rsidRDefault="00F42727">
      <w:pPr>
        <w:pStyle w:val="TOC3"/>
        <w:tabs>
          <w:tab w:val="right" w:leader="dot" w:pos="9840"/>
        </w:tabs>
      </w:pPr>
      <w:hyperlink w:anchor="_toc1418" w:history="1">
        <w:r>
          <w:rPr>
            <w:rStyle w:val="Hyperlink"/>
          </w:rPr>
          <w:t>5.3.6 BAD_QUERY message</w:t>
        </w:r>
        <w:r>
          <w:rPr>
            <w:rStyle w:val="Hyperlink"/>
          </w:rPr>
          <w:tab/>
          <w:t>24</w:t>
        </w:r>
      </w:hyperlink>
    </w:p>
    <w:p w14:paraId="73C3791B" w14:textId="77777777" w:rsidR="00F42727" w:rsidRDefault="00F42727">
      <w:pPr>
        <w:pStyle w:val="TOC3"/>
        <w:tabs>
          <w:tab w:val="right" w:leader="dot" w:pos="9840"/>
        </w:tabs>
      </w:pPr>
      <w:hyperlink w:anchor="_toc1428" w:history="1">
        <w:r>
          <w:rPr>
            <w:rStyle w:val="Hyperlink"/>
          </w:rPr>
          <w:t>5.3.7 QUERY_FINISHED message</w:t>
        </w:r>
        <w:r>
          <w:rPr>
            <w:rStyle w:val="Hyperlink"/>
          </w:rPr>
          <w:tab/>
          <w:t>25</w:t>
        </w:r>
      </w:hyperlink>
    </w:p>
    <w:p w14:paraId="2D09F613" w14:textId="77777777" w:rsidR="00F42727" w:rsidRDefault="00F42727">
      <w:pPr>
        <w:pStyle w:val="TOC3"/>
        <w:tabs>
          <w:tab w:val="right" w:leader="dot" w:pos="9840"/>
        </w:tabs>
      </w:pPr>
      <w:hyperlink w:anchor="_toc1438" w:history="1">
        <w:r>
          <w:rPr>
            <w:rStyle w:val="Hyperlink"/>
          </w:rPr>
          <w:t>5.3.8 SEARCH_FINISHED message</w:t>
        </w:r>
        <w:r>
          <w:rPr>
            <w:rStyle w:val="Hyperlink"/>
          </w:rPr>
          <w:tab/>
          <w:t>25</w:t>
        </w:r>
      </w:hyperlink>
    </w:p>
    <w:p w14:paraId="7231F4B7" w14:textId="77777777" w:rsidR="00F42727" w:rsidRDefault="00F42727">
      <w:pPr>
        <w:pStyle w:val="TOC3"/>
        <w:tabs>
          <w:tab w:val="right" w:leader="dot" w:pos="9840"/>
        </w:tabs>
      </w:pPr>
      <w:hyperlink w:anchor="_toc1446" w:history="1">
        <w:r>
          <w:rPr>
            <w:rStyle w:val="Hyperlink"/>
          </w:rPr>
          <w:t>5.3.9 SEARCH_FAILED message</w:t>
        </w:r>
        <w:r>
          <w:rPr>
            <w:rStyle w:val="Hyperlink"/>
          </w:rPr>
          <w:tab/>
          <w:t>25</w:t>
        </w:r>
      </w:hyperlink>
    </w:p>
    <w:p w14:paraId="01860B11" w14:textId="77777777" w:rsidR="00F42727" w:rsidRDefault="00F42727">
      <w:pPr>
        <w:pStyle w:val="TOC3"/>
        <w:tabs>
          <w:tab w:val="right" w:leader="dot" w:pos="9840"/>
        </w:tabs>
      </w:pPr>
      <w:hyperlink w:anchor="_toc1461" w:history="1">
        <w:r>
          <w:rPr>
            <w:rStyle w:val="Hyperlink"/>
          </w:rPr>
          <w:t>5.3.10 DISCONNECT message</w:t>
        </w:r>
        <w:r>
          <w:rPr>
            <w:rStyle w:val="Hyperlink"/>
          </w:rPr>
          <w:tab/>
          <w:t>26</w:t>
        </w:r>
      </w:hyperlink>
    </w:p>
    <w:p w14:paraId="0E6344F3" w14:textId="77777777" w:rsidR="00F42727" w:rsidRDefault="00F42727">
      <w:pPr>
        <w:pStyle w:val="TOC3"/>
        <w:tabs>
          <w:tab w:val="right" w:leader="dot" w:pos="9840"/>
        </w:tabs>
      </w:pPr>
      <w:hyperlink w:anchor="_toc1470" w:history="1">
        <w:r>
          <w:rPr>
            <w:rStyle w:val="Hyperlink"/>
          </w:rPr>
          <w:t>5.3.11 DROP message</w:t>
        </w:r>
        <w:r>
          <w:rPr>
            <w:rStyle w:val="Hyperlink"/>
          </w:rPr>
          <w:tab/>
          <w:t>26</w:t>
        </w:r>
      </w:hyperlink>
    </w:p>
    <w:p w14:paraId="1158D37B" w14:textId="77777777" w:rsidR="00F42727" w:rsidRDefault="00F42727">
      <w:pPr>
        <w:pStyle w:val="TOC3"/>
        <w:tabs>
          <w:tab w:val="right" w:leader="dot" w:pos="9840"/>
        </w:tabs>
      </w:pPr>
      <w:hyperlink w:anchor="_toc1478" w:history="1">
        <w:r>
          <w:rPr>
            <w:rStyle w:val="Hyperlink"/>
          </w:rPr>
          <w:t>5.3.12 QUERY_STARTED message</w:t>
        </w:r>
        <w:r>
          <w:rPr>
            <w:rStyle w:val="Hyperlink"/>
          </w:rPr>
          <w:tab/>
          <w:t>26</w:t>
        </w:r>
      </w:hyperlink>
    </w:p>
    <w:p w14:paraId="17B5D351" w14:textId="77777777" w:rsidR="00F42727" w:rsidRDefault="00F42727">
      <w:pPr>
        <w:pStyle w:val="TOC3"/>
        <w:tabs>
          <w:tab w:val="right" w:leader="dot" w:pos="9840"/>
        </w:tabs>
      </w:pPr>
      <w:hyperlink w:anchor="_toc1486" w:history="1">
        <w:r>
          <w:rPr>
            <w:rStyle w:val="Hyperlink"/>
          </w:rPr>
          <w:t>5.3.13 PROGRAM_CONTROL message</w:t>
        </w:r>
        <w:r>
          <w:rPr>
            <w:rStyle w:val="Hyperlink"/>
          </w:rPr>
          <w:tab/>
          <w:t>26</w:t>
        </w:r>
      </w:hyperlink>
    </w:p>
    <w:p w14:paraId="35787A0B" w14:textId="77777777" w:rsidR="00F42727" w:rsidRDefault="00F42727">
      <w:pPr>
        <w:pStyle w:val="TOC3"/>
        <w:tabs>
          <w:tab w:val="right" w:leader="dot" w:pos="9840"/>
        </w:tabs>
      </w:pPr>
      <w:hyperlink w:anchor="_toc1523" w:history="1">
        <w:r>
          <w:rPr>
            <w:rStyle w:val="Hyperlink"/>
          </w:rPr>
          <w:t>5.3.14 STATUS_RESPONSE message</w:t>
        </w:r>
        <w:r>
          <w:rPr>
            <w:rStyle w:val="Hyperlink"/>
          </w:rPr>
          <w:tab/>
          <w:t>27</w:t>
        </w:r>
      </w:hyperlink>
    </w:p>
    <w:p w14:paraId="69EECF3F" w14:textId="77777777" w:rsidR="00F42727" w:rsidRDefault="00F42727">
      <w:pPr>
        <w:pStyle w:val="TOC3"/>
        <w:tabs>
          <w:tab w:val="right" w:leader="dot" w:pos="9840"/>
        </w:tabs>
      </w:pPr>
      <w:hyperlink w:anchor="_toc1531" w:history="1">
        <w:r>
          <w:rPr>
            <w:rStyle w:val="Hyperlink"/>
          </w:rPr>
          <w:t>5.3.15 IDENTIFY message</w:t>
        </w:r>
        <w:r>
          <w:rPr>
            <w:rStyle w:val="Hyperlink"/>
          </w:rPr>
          <w:tab/>
          <w:t>27</w:t>
        </w:r>
      </w:hyperlink>
    </w:p>
    <w:p w14:paraId="0991A4EB" w14:textId="77777777" w:rsidR="00F42727" w:rsidRDefault="00F42727">
      <w:pPr>
        <w:pStyle w:val="TOC3"/>
        <w:tabs>
          <w:tab w:val="right" w:leader="dot" w:pos="9840"/>
        </w:tabs>
      </w:pPr>
      <w:hyperlink w:anchor="_toc1556" w:history="1">
        <w:r>
          <w:rPr>
            <w:rStyle w:val="Hyperlink"/>
          </w:rPr>
          <w:t>5.3.16 NEW_DATA_AVAILABLE message</w:t>
        </w:r>
        <w:r>
          <w:rPr>
            <w:rStyle w:val="Hyperlink"/>
          </w:rPr>
          <w:tab/>
          <w:t>28</w:t>
        </w:r>
      </w:hyperlink>
    </w:p>
    <w:p w14:paraId="3370769B" w14:textId="77777777" w:rsidR="00F42727" w:rsidRDefault="00F42727">
      <w:pPr>
        <w:pStyle w:val="TOC3"/>
        <w:tabs>
          <w:tab w:val="right" w:leader="dot" w:pos="9840"/>
        </w:tabs>
      </w:pPr>
      <w:hyperlink w:anchor="_toc1566" w:history="1">
        <w:r>
          <w:rPr>
            <w:rStyle w:val="Hyperlink"/>
          </w:rPr>
          <w:t>5.3.17 REPROCESSED_DATA_AVAILABLE message</w:t>
        </w:r>
        <w:r>
          <w:rPr>
            <w:rStyle w:val="Hyperlink"/>
          </w:rPr>
          <w:tab/>
          <w:t>28</w:t>
        </w:r>
      </w:hyperlink>
    </w:p>
    <w:p w14:paraId="7C82EABA" w14:textId="77777777" w:rsidR="00F42727" w:rsidRDefault="00F42727">
      <w:pPr>
        <w:pStyle w:val="TOC3"/>
        <w:tabs>
          <w:tab w:val="right" w:leader="dot" w:pos="9840"/>
        </w:tabs>
      </w:pPr>
      <w:hyperlink w:anchor="_toc1574" w:history="1">
        <w:r>
          <w:rPr>
            <w:rStyle w:val="Hyperlink"/>
          </w:rPr>
          <w:t>5.3.18 DATA_ADDITION_COMPLETE message</w:t>
        </w:r>
        <w:r>
          <w:rPr>
            <w:rStyle w:val="Hyperlink"/>
          </w:rPr>
          <w:tab/>
          <w:t>28</w:t>
        </w:r>
      </w:hyperlink>
    </w:p>
    <w:p w14:paraId="4573DA48" w14:textId="77777777" w:rsidR="00F42727" w:rsidRDefault="00F42727">
      <w:pPr>
        <w:pStyle w:val="TOC3"/>
        <w:tabs>
          <w:tab w:val="right" w:leader="dot" w:pos="9840"/>
        </w:tabs>
      </w:pPr>
      <w:hyperlink w:anchor="_toc1581" w:history="1">
        <w:r>
          <w:rPr>
            <w:rStyle w:val="Hyperlink"/>
          </w:rPr>
          <w:t>5.3.19 UNAVAILABLE message</w:t>
        </w:r>
        <w:r>
          <w:rPr>
            <w:rStyle w:val="Hyperlink"/>
          </w:rPr>
          <w:tab/>
          <w:t>29</w:t>
        </w:r>
      </w:hyperlink>
    </w:p>
    <w:p w14:paraId="0889C79D" w14:textId="77777777" w:rsidR="00F42727" w:rsidRDefault="00F42727">
      <w:pPr>
        <w:pStyle w:val="TOC1"/>
        <w:tabs>
          <w:tab w:val="right" w:leader="dot" w:pos="9360"/>
        </w:tabs>
      </w:pPr>
      <w:hyperlink w:anchor="_toc1591" w:history="1">
        <w:r>
          <w:rPr>
            <w:rStyle w:val="Hyperlink"/>
          </w:rPr>
          <w:t>6 Priority Queues</w:t>
        </w:r>
        <w:r>
          <w:rPr>
            <w:rStyle w:val="Hyperlink"/>
          </w:rPr>
          <w:tab/>
          <w:t>30</w:t>
        </w:r>
      </w:hyperlink>
    </w:p>
    <w:p w14:paraId="28BB8224" w14:textId="77777777" w:rsidR="00F42727" w:rsidRDefault="00F42727">
      <w:pPr>
        <w:pStyle w:val="TOC2"/>
        <w:tabs>
          <w:tab w:val="right" w:leader="dot" w:pos="9600"/>
        </w:tabs>
      </w:pPr>
      <w:hyperlink w:anchor="_toc1593" w:history="1">
        <w:r>
          <w:rPr>
            <w:rStyle w:val="Hyperlink"/>
          </w:rPr>
          <w:t>6.1 Standard Query Queue (Q1)</w:t>
        </w:r>
        <w:r>
          <w:rPr>
            <w:rStyle w:val="Hyperlink"/>
          </w:rPr>
          <w:tab/>
          <w:t>30</w:t>
        </w:r>
      </w:hyperlink>
    </w:p>
    <w:p w14:paraId="3C7C6A15" w14:textId="77777777" w:rsidR="00F42727" w:rsidRDefault="00F42727">
      <w:pPr>
        <w:pStyle w:val="TOC2"/>
        <w:tabs>
          <w:tab w:val="right" w:leader="dot" w:pos="9600"/>
        </w:tabs>
      </w:pPr>
      <w:hyperlink w:anchor="_toc1596" w:history="1">
        <w:r>
          <w:rPr>
            <w:rStyle w:val="Hyperlink"/>
          </w:rPr>
          <w:t>6.2 Large Query Queue (Q2)</w:t>
        </w:r>
        <w:r>
          <w:rPr>
            <w:rStyle w:val="Hyperlink"/>
          </w:rPr>
          <w:tab/>
          <w:t>30</w:t>
        </w:r>
      </w:hyperlink>
    </w:p>
    <w:p w14:paraId="0BFE7AA7" w14:textId="77777777" w:rsidR="00F42727" w:rsidRDefault="00F42727">
      <w:pPr>
        <w:pStyle w:val="TOC2"/>
        <w:tabs>
          <w:tab w:val="right" w:leader="dot" w:pos="9600"/>
        </w:tabs>
      </w:pPr>
      <w:hyperlink w:anchor="_toc1599" w:history="1">
        <w:r>
          <w:rPr>
            <w:rStyle w:val="Hyperlink"/>
          </w:rPr>
          <w:t>6.3 Batch Query Queue (QB)</w:t>
        </w:r>
        <w:r>
          <w:rPr>
            <w:rStyle w:val="Hyperlink"/>
          </w:rPr>
          <w:tab/>
          <w:t>30</w:t>
        </w:r>
      </w:hyperlink>
    </w:p>
    <w:p w14:paraId="3CB41609" w14:textId="77777777" w:rsidR="00F42727" w:rsidRDefault="00F42727">
      <w:pPr>
        <w:pStyle w:val="TOC2"/>
        <w:tabs>
          <w:tab w:val="right" w:leader="dot" w:pos="9600"/>
        </w:tabs>
      </w:pPr>
      <w:hyperlink w:anchor="_toc1601" w:history="1">
        <w:r>
          <w:rPr>
            <w:rStyle w:val="Hyperlink"/>
          </w:rPr>
          <w:t>6.4 Queue Scheduling Algorithm</w:t>
        </w:r>
        <w:r>
          <w:rPr>
            <w:rStyle w:val="Hyperlink"/>
          </w:rPr>
          <w:tab/>
          <w:t>30</w:t>
        </w:r>
      </w:hyperlink>
    </w:p>
    <w:p w14:paraId="63BE280A" w14:textId="77777777" w:rsidR="00F42727" w:rsidRDefault="00F42727">
      <w:pPr>
        <w:pStyle w:val="TOC1"/>
        <w:tabs>
          <w:tab w:val="right" w:leader="dot" w:pos="9360"/>
        </w:tabs>
      </w:pPr>
      <w:hyperlink w:anchor="_toc1616" w:history="1">
        <w:r>
          <w:rPr>
            <w:rStyle w:val="Hyperlink"/>
          </w:rPr>
          <w:t>7 Detailed Design</w:t>
        </w:r>
        <w:r>
          <w:rPr>
            <w:rStyle w:val="Hyperlink"/>
          </w:rPr>
          <w:tab/>
          <w:t>32</w:t>
        </w:r>
      </w:hyperlink>
    </w:p>
    <w:p w14:paraId="1113007F" w14:textId="77777777" w:rsidR="00F42727" w:rsidRDefault="00F42727">
      <w:pPr>
        <w:pStyle w:val="TOC2"/>
        <w:tabs>
          <w:tab w:val="right" w:leader="dot" w:pos="9600"/>
        </w:tabs>
      </w:pPr>
      <w:hyperlink w:anchor="_toc1618" w:history="1">
        <w:r>
          <w:rPr>
            <w:rStyle w:val="Hyperlink"/>
          </w:rPr>
          <w:t>7.1 User Interface</w:t>
        </w:r>
        <w:r>
          <w:rPr>
            <w:rStyle w:val="Hyperlink"/>
          </w:rPr>
          <w:tab/>
          <w:t>32</w:t>
        </w:r>
      </w:hyperlink>
    </w:p>
    <w:p w14:paraId="2106BB17" w14:textId="77777777" w:rsidR="00F42727" w:rsidRDefault="00F42727">
      <w:pPr>
        <w:pStyle w:val="TOC3"/>
        <w:tabs>
          <w:tab w:val="right" w:leader="dot" w:pos="9840"/>
        </w:tabs>
      </w:pPr>
      <w:hyperlink w:anchor="_toc1620" w:history="1">
        <w:r>
          <w:rPr>
            <w:rStyle w:val="Hyperlink"/>
          </w:rPr>
          <w:t>7.1.1 Web Interface</w:t>
        </w:r>
        <w:r>
          <w:rPr>
            <w:rStyle w:val="Hyperlink"/>
          </w:rPr>
          <w:tab/>
          <w:t>32</w:t>
        </w:r>
      </w:hyperlink>
    </w:p>
    <w:p w14:paraId="1A44289D" w14:textId="77777777" w:rsidR="00F42727" w:rsidRDefault="00F42727">
      <w:pPr>
        <w:pStyle w:val="TOC4"/>
        <w:tabs>
          <w:tab w:val="right" w:leader="dot" w:pos="10080"/>
        </w:tabs>
      </w:pPr>
      <w:hyperlink w:anchor="_toc1622" w:history="1">
        <w:r>
          <w:rPr>
            <w:rStyle w:val="Hyperlink"/>
          </w:rPr>
          <w:t>7.1.1.1 Program Flow</w:t>
        </w:r>
        <w:r>
          <w:rPr>
            <w:rStyle w:val="Hyperlink"/>
          </w:rPr>
          <w:tab/>
          <w:t>32</w:t>
        </w:r>
      </w:hyperlink>
    </w:p>
    <w:p w14:paraId="43D6DEE9" w14:textId="77777777" w:rsidR="00F42727" w:rsidRDefault="00F42727">
      <w:pPr>
        <w:pStyle w:val="TOC4"/>
        <w:tabs>
          <w:tab w:val="right" w:leader="dot" w:pos="10080"/>
        </w:tabs>
      </w:pPr>
      <w:hyperlink w:anchor="_toc1634" w:history="1">
        <w:r>
          <w:rPr>
            <w:rStyle w:val="Hyperlink"/>
          </w:rPr>
          <w:t>7.1.1.2 Query ID String Format</w:t>
        </w:r>
        <w:r>
          <w:rPr>
            <w:rStyle w:val="Hyperlink"/>
          </w:rPr>
          <w:tab/>
          <w:t>35</w:t>
        </w:r>
      </w:hyperlink>
    </w:p>
    <w:p w14:paraId="25325C40" w14:textId="77777777" w:rsidR="00F42727" w:rsidRDefault="00F42727">
      <w:pPr>
        <w:pStyle w:val="TOC4"/>
        <w:tabs>
          <w:tab w:val="right" w:leader="dot" w:pos="10080"/>
        </w:tabs>
      </w:pPr>
      <w:hyperlink w:anchor="_toc1645" w:history="1">
        <w:r>
          <w:rPr>
            <w:rStyle w:val="Hyperlink"/>
          </w:rPr>
          <w:t>7.1.1.3 Query Submission Message Format</w:t>
        </w:r>
        <w:r>
          <w:rPr>
            <w:rStyle w:val="Hyperlink"/>
          </w:rPr>
          <w:tab/>
          <w:t>35</w:t>
        </w:r>
      </w:hyperlink>
    </w:p>
    <w:p w14:paraId="1809C14B" w14:textId="77777777" w:rsidR="00F42727" w:rsidRDefault="00F42727">
      <w:pPr>
        <w:pStyle w:val="TOC4"/>
        <w:tabs>
          <w:tab w:val="right" w:leader="dot" w:pos="10080"/>
        </w:tabs>
      </w:pPr>
      <w:hyperlink w:anchor="_toc1785" w:history="1">
        <w:r>
          <w:rPr>
            <w:rStyle w:val="Hyperlink"/>
          </w:rPr>
          <w:t>7.1.1.4 LATDataQuery.cgi Script</w:t>
        </w:r>
        <w:r>
          <w:rPr>
            <w:rStyle w:val="Hyperlink"/>
          </w:rPr>
          <w:tab/>
          <w:t>37</w:t>
        </w:r>
      </w:hyperlink>
    </w:p>
    <w:p w14:paraId="49491D02" w14:textId="77777777" w:rsidR="00F42727" w:rsidRDefault="00F42727">
      <w:pPr>
        <w:pStyle w:val="TOC5"/>
        <w:tabs>
          <w:tab w:val="right" w:leader="dot" w:pos="10320"/>
        </w:tabs>
      </w:pPr>
      <w:hyperlink w:anchor="_toc1787" w:history="1">
        <w:r>
          <w:rPr>
            <w:rStyle w:val="Hyperlink"/>
          </w:rPr>
          <w:t>7.1.1.4.1 Query Parameter Input page</w:t>
        </w:r>
        <w:r>
          <w:rPr>
            <w:rStyle w:val="Hyperlink"/>
          </w:rPr>
          <w:tab/>
          <w:t>37</w:t>
        </w:r>
      </w:hyperlink>
    </w:p>
    <w:p w14:paraId="14EAA980" w14:textId="77777777" w:rsidR="00F42727" w:rsidRDefault="00F42727">
      <w:pPr>
        <w:pStyle w:val="TOC6"/>
        <w:tabs>
          <w:tab w:val="right" w:leader="dot" w:pos="10560"/>
        </w:tabs>
      </w:pPr>
      <w:hyperlink w:anchor="_toc1794" w:history="1">
        <w:r>
          <w:rPr>
            <w:rStyle w:val="Hyperlink"/>
          </w:rPr>
          <w:t>7.1.1.4.1.1 Link to help</w:t>
        </w:r>
        <w:r>
          <w:rPr>
            <w:rStyle w:val="Hyperlink"/>
          </w:rPr>
          <w:tab/>
          <w:t>37</w:t>
        </w:r>
      </w:hyperlink>
    </w:p>
    <w:p w14:paraId="097549D4" w14:textId="77777777" w:rsidR="00F42727" w:rsidRDefault="00F42727">
      <w:pPr>
        <w:pStyle w:val="TOC6"/>
        <w:tabs>
          <w:tab w:val="right" w:leader="dot" w:pos="10560"/>
        </w:tabs>
      </w:pPr>
      <w:hyperlink w:anchor="_toc1796" w:history="1">
        <w:r>
          <w:rPr>
            <w:rStyle w:val="Hyperlink"/>
          </w:rPr>
          <w:t>7.1.1.4.1.2 Data summary</w:t>
        </w:r>
        <w:r>
          <w:rPr>
            <w:rStyle w:val="Hyperlink"/>
          </w:rPr>
          <w:tab/>
          <w:t>37</w:t>
        </w:r>
      </w:hyperlink>
    </w:p>
    <w:p w14:paraId="739DF193" w14:textId="77777777" w:rsidR="00F42727" w:rsidRDefault="00F42727">
      <w:pPr>
        <w:pStyle w:val="TOC6"/>
        <w:tabs>
          <w:tab w:val="right" w:leader="dot" w:pos="10560"/>
        </w:tabs>
      </w:pPr>
      <w:hyperlink w:anchor="_toc1798" w:history="1">
        <w:r>
          <w:rPr>
            <w:rStyle w:val="Hyperlink"/>
          </w:rPr>
          <w:t>7.1.1.4.1.3 Query parameter fields</w:t>
        </w:r>
        <w:r>
          <w:rPr>
            <w:rStyle w:val="Hyperlink"/>
          </w:rPr>
          <w:tab/>
          <w:t>37</w:t>
        </w:r>
      </w:hyperlink>
    </w:p>
    <w:p w14:paraId="0D499103" w14:textId="77777777" w:rsidR="00F42727" w:rsidRDefault="00F42727">
      <w:pPr>
        <w:pStyle w:val="TOC7"/>
        <w:tabs>
          <w:tab w:val="right" w:leader="dot" w:pos="10800"/>
        </w:tabs>
      </w:pPr>
      <w:hyperlink w:anchor="_toc1800" w:history="1">
        <w:r>
          <w:rPr>
            <w:rStyle w:val="Hyperlink"/>
          </w:rPr>
          <w:t>7.1.1.4.1.3.1 Sky Position</w:t>
        </w:r>
        <w:r>
          <w:rPr>
            <w:rStyle w:val="Hyperlink"/>
          </w:rPr>
          <w:tab/>
          <w:t>37</w:t>
        </w:r>
      </w:hyperlink>
    </w:p>
    <w:p w14:paraId="5A4CD643" w14:textId="77777777" w:rsidR="00F42727" w:rsidRDefault="00F42727">
      <w:pPr>
        <w:pStyle w:val="TOC7"/>
        <w:tabs>
          <w:tab w:val="right" w:leader="dot" w:pos="10800"/>
        </w:tabs>
      </w:pPr>
      <w:hyperlink w:anchor="_toc1805" w:history="1">
        <w:r>
          <w:rPr>
            <w:rStyle w:val="Hyperlink"/>
          </w:rPr>
          <w:t>7.1.1.4.1.3.2 Time Range</w:t>
        </w:r>
        <w:r>
          <w:rPr>
            <w:rStyle w:val="Hyperlink"/>
          </w:rPr>
          <w:tab/>
          <w:t>38</w:t>
        </w:r>
      </w:hyperlink>
    </w:p>
    <w:p w14:paraId="50C4AEB1" w14:textId="77777777" w:rsidR="00F42727" w:rsidRDefault="00F42727">
      <w:pPr>
        <w:pStyle w:val="TOC7"/>
        <w:tabs>
          <w:tab w:val="right" w:leader="dot" w:pos="10800"/>
        </w:tabs>
      </w:pPr>
      <w:hyperlink w:anchor="_toc1810" w:history="1">
        <w:r>
          <w:rPr>
            <w:rStyle w:val="Hyperlink"/>
          </w:rPr>
          <w:t>7.1.1.4.1.3.3 Energy Range</w:t>
        </w:r>
        <w:r>
          <w:rPr>
            <w:rStyle w:val="Hyperlink"/>
          </w:rPr>
          <w:tab/>
          <w:t>38</w:t>
        </w:r>
      </w:hyperlink>
    </w:p>
    <w:p w14:paraId="246E9ACA" w14:textId="77777777" w:rsidR="00F42727" w:rsidRDefault="00F42727">
      <w:pPr>
        <w:pStyle w:val="TOC6"/>
        <w:tabs>
          <w:tab w:val="right" w:leader="dot" w:pos="10560"/>
        </w:tabs>
      </w:pPr>
      <w:hyperlink w:anchor="_toc1813" w:history="1">
        <w:r>
          <w:rPr>
            <w:rStyle w:val="Hyperlink"/>
          </w:rPr>
          <w:t>7.1.1.4.1.4 Database choice</w:t>
        </w:r>
        <w:r>
          <w:rPr>
            <w:rStyle w:val="Hyperlink"/>
          </w:rPr>
          <w:tab/>
          <w:t>38</w:t>
        </w:r>
      </w:hyperlink>
    </w:p>
    <w:p w14:paraId="4234ECBB" w14:textId="77777777" w:rsidR="00F42727" w:rsidRDefault="00F42727">
      <w:pPr>
        <w:pStyle w:val="TOC6"/>
        <w:tabs>
          <w:tab w:val="right" w:leader="dot" w:pos="10560"/>
        </w:tabs>
      </w:pPr>
      <w:hyperlink w:anchor="_toc1815" w:history="1">
        <w:r>
          <w:rPr>
            <w:rStyle w:val="Hyperlink"/>
          </w:rPr>
          <w:t>7.1.1.4.1.5 Form Buttons</w:t>
        </w:r>
        <w:r>
          <w:rPr>
            <w:rStyle w:val="Hyperlink"/>
          </w:rPr>
          <w:tab/>
          <w:t>38</w:t>
        </w:r>
      </w:hyperlink>
    </w:p>
    <w:p w14:paraId="036AA85D" w14:textId="77777777" w:rsidR="00F42727" w:rsidRDefault="00F42727">
      <w:pPr>
        <w:pStyle w:val="TOC5"/>
        <w:tabs>
          <w:tab w:val="right" w:leader="dot" w:pos="10320"/>
        </w:tabs>
      </w:pPr>
      <w:hyperlink w:anchor="_toc1820" w:history="1">
        <w:r>
          <w:rPr>
            <w:rStyle w:val="Hyperlink"/>
          </w:rPr>
          <w:t>7.1.1.4.2 Query Submission Status page</w:t>
        </w:r>
        <w:r>
          <w:rPr>
            <w:rStyle w:val="Hyperlink"/>
          </w:rPr>
          <w:tab/>
          <w:t>39</w:t>
        </w:r>
      </w:hyperlink>
    </w:p>
    <w:p w14:paraId="2DC9B6E0" w14:textId="77777777" w:rsidR="00F42727" w:rsidRDefault="00F42727">
      <w:pPr>
        <w:pStyle w:val="TOC4"/>
        <w:tabs>
          <w:tab w:val="right" w:leader="dot" w:pos="10080"/>
        </w:tabs>
      </w:pPr>
      <w:hyperlink w:anchor="_toc1824" w:history="1">
        <w:r>
          <w:rPr>
            <w:rStyle w:val="Hyperlink"/>
          </w:rPr>
          <w:t>7.1.1.5 QueryResults.cgi Script</w:t>
        </w:r>
        <w:r>
          <w:rPr>
            <w:rStyle w:val="Hyperlink"/>
          </w:rPr>
          <w:tab/>
          <w:t>39</w:t>
        </w:r>
      </w:hyperlink>
    </w:p>
    <w:p w14:paraId="2E7986F8" w14:textId="77777777" w:rsidR="00F42727" w:rsidRDefault="00F42727">
      <w:pPr>
        <w:pStyle w:val="TOC3"/>
        <w:tabs>
          <w:tab w:val="right" w:leader="dot" w:pos="9840"/>
        </w:tabs>
      </w:pPr>
      <w:hyperlink w:anchor="_toc1828" w:history="1">
        <w:r>
          <w:rPr>
            <w:rStyle w:val="Hyperlink"/>
          </w:rPr>
          <w:t>7.1.2 Command Line Interface</w:t>
        </w:r>
        <w:r>
          <w:rPr>
            <w:rStyle w:val="Hyperlink"/>
          </w:rPr>
          <w:tab/>
          <w:t>40</w:t>
        </w:r>
      </w:hyperlink>
    </w:p>
    <w:p w14:paraId="073B9889" w14:textId="77777777" w:rsidR="00F42727" w:rsidRDefault="00F42727">
      <w:pPr>
        <w:pStyle w:val="TOC2"/>
        <w:tabs>
          <w:tab w:val="right" w:leader="dot" w:pos="9600"/>
        </w:tabs>
      </w:pPr>
      <w:hyperlink w:anchor="_toc1832" w:history="1">
        <w:r>
          <w:rPr>
            <w:rStyle w:val="Hyperlink"/>
          </w:rPr>
          <w:t>7.2 QueueManager</w:t>
        </w:r>
        <w:r>
          <w:rPr>
            <w:rStyle w:val="Hyperlink"/>
          </w:rPr>
          <w:tab/>
          <w:t>40</w:t>
        </w:r>
      </w:hyperlink>
    </w:p>
    <w:p w14:paraId="14577B57" w14:textId="77777777" w:rsidR="00F42727" w:rsidRDefault="00F42727">
      <w:pPr>
        <w:pStyle w:val="TOC3"/>
        <w:tabs>
          <w:tab w:val="right" w:leader="dot" w:pos="9840"/>
        </w:tabs>
      </w:pPr>
      <w:hyperlink w:anchor="_toc1835" w:history="1">
        <w:r>
          <w:rPr>
            <w:rStyle w:val="Hyperlink"/>
          </w:rPr>
          <w:t>7.2.1 General Program Flow</w:t>
        </w:r>
        <w:r>
          <w:rPr>
            <w:rStyle w:val="Hyperlink"/>
          </w:rPr>
          <w:tab/>
          <w:t>40</w:t>
        </w:r>
      </w:hyperlink>
    </w:p>
    <w:p w14:paraId="7B237B97" w14:textId="77777777" w:rsidR="00F42727" w:rsidRDefault="00F42727">
      <w:pPr>
        <w:pStyle w:val="TOC3"/>
        <w:tabs>
          <w:tab w:val="right" w:leader="dot" w:pos="9840"/>
        </w:tabs>
      </w:pPr>
      <w:hyperlink w:anchor="_toc1845" w:history="1">
        <w:r>
          <w:rPr>
            <w:rStyle w:val="Hyperlink"/>
          </w:rPr>
          <w:t>7.2.2 Message Processing</w:t>
        </w:r>
        <w:r>
          <w:rPr>
            <w:rStyle w:val="Hyperlink"/>
          </w:rPr>
          <w:tab/>
          <w:t>42</w:t>
        </w:r>
      </w:hyperlink>
    </w:p>
    <w:p w14:paraId="1B493888" w14:textId="77777777" w:rsidR="00F42727" w:rsidRDefault="00F42727">
      <w:pPr>
        <w:pStyle w:val="TOC4"/>
        <w:tabs>
          <w:tab w:val="right" w:leader="dot" w:pos="10080"/>
        </w:tabs>
      </w:pPr>
      <w:hyperlink w:anchor="_toc1847" w:history="1">
        <w:r>
          <w:rPr>
            <w:rStyle w:val="Hyperlink"/>
          </w:rPr>
          <w:t>7.2.2.1 NEW_WEB_QUERY</w:t>
        </w:r>
        <w:r>
          <w:rPr>
            <w:rStyle w:val="Hyperlink"/>
          </w:rPr>
          <w:tab/>
          <w:t>42</w:t>
        </w:r>
      </w:hyperlink>
    </w:p>
    <w:p w14:paraId="630A89CD" w14:textId="77777777" w:rsidR="00F42727" w:rsidRDefault="00F42727">
      <w:pPr>
        <w:pStyle w:val="TOC4"/>
        <w:tabs>
          <w:tab w:val="right" w:leader="dot" w:pos="10080"/>
        </w:tabs>
      </w:pPr>
      <w:hyperlink w:anchor="_toc1850" w:history="1">
        <w:r>
          <w:rPr>
            <w:rStyle w:val="Hyperlink"/>
          </w:rPr>
          <w:t>7.2.2.2 QUERY_RECEIVED</w:t>
        </w:r>
        <w:r>
          <w:rPr>
            <w:rStyle w:val="Hyperlink"/>
          </w:rPr>
          <w:tab/>
          <w:t>42</w:t>
        </w:r>
      </w:hyperlink>
    </w:p>
    <w:p w14:paraId="265579DB" w14:textId="77777777" w:rsidR="00F42727" w:rsidRDefault="00F42727">
      <w:pPr>
        <w:pStyle w:val="TOC4"/>
        <w:tabs>
          <w:tab w:val="right" w:leader="dot" w:pos="10080"/>
        </w:tabs>
      </w:pPr>
      <w:hyperlink w:anchor="_toc1854" w:history="1">
        <w:r>
          <w:rPr>
            <w:rStyle w:val="Hyperlink"/>
          </w:rPr>
          <w:t>7.2.2.3 QUERY_STARTED</w:t>
        </w:r>
        <w:r>
          <w:rPr>
            <w:rStyle w:val="Hyperlink"/>
          </w:rPr>
          <w:tab/>
          <w:t>42</w:t>
        </w:r>
      </w:hyperlink>
    </w:p>
    <w:p w14:paraId="38308E1E" w14:textId="77777777" w:rsidR="00F42727" w:rsidRDefault="00F42727">
      <w:pPr>
        <w:pStyle w:val="TOC4"/>
        <w:tabs>
          <w:tab w:val="right" w:leader="dot" w:pos="10080"/>
        </w:tabs>
      </w:pPr>
      <w:hyperlink w:anchor="_toc1856" w:history="1">
        <w:r>
          <w:rPr>
            <w:rStyle w:val="Hyperlink"/>
          </w:rPr>
          <w:t>7.2.2.4 QUERY_FINISHED</w:t>
        </w:r>
        <w:r>
          <w:rPr>
            <w:rStyle w:val="Hyperlink"/>
          </w:rPr>
          <w:tab/>
          <w:t>43</w:t>
        </w:r>
      </w:hyperlink>
    </w:p>
    <w:p w14:paraId="39C8DA48" w14:textId="77777777" w:rsidR="00F42727" w:rsidRDefault="00F42727">
      <w:pPr>
        <w:pStyle w:val="TOC4"/>
        <w:tabs>
          <w:tab w:val="right" w:leader="dot" w:pos="10080"/>
        </w:tabs>
      </w:pPr>
      <w:hyperlink w:anchor="_toc1860" w:history="1">
        <w:r>
          <w:rPr>
            <w:rStyle w:val="Hyperlink"/>
          </w:rPr>
          <w:t>7.2.2.5 BAD_QUERY</w:t>
        </w:r>
        <w:r>
          <w:rPr>
            <w:rStyle w:val="Hyperlink"/>
          </w:rPr>
          <w:tab/>
          <w:t>43</w:t>
        </w:r>
      </w:hyperlink>
    </w:p>
    <w:p w14:paraId="696ADDA3" w14:textId="77777777" w:rsidR="00F42727" w:rsidRDefault="00F42727">
      <w:pPr>
        <w:pStyle w:val="TOC4"/>
        <w:tabs>
          <w:tab w:val="right" w:leader="dot" w:pos="10080"/>
        </w:tabs>
      </w:pPr>
      <w:hyperlink w:anchor="_toc1863" w:history="1">
        <w:r>
          <w:rPr>
            <w:rStyle w:val="Hyperlink"/>
          </w:rPr>
          <w:t>7.2.2.6 DISCONNECT</w:t>
        </w:r>
        <w:r>
          <w:rPr>
            <w:rStyle w:val="Hyperlink"/>
          </w:rPr>
          <w:tab/>
          <w:t>43</w:t>
        </w:r>
      </w:hyperlink>
    </w:p>
    <w:p w14:paraId="43C59C1E" w14:textId="77777777" w:rsidR="00F42727" w:rsidRDefault="00F42727">
      <w:pPr>
        <w:pStyle w:val="TOC4"/>
        <w:tabs>
          <w:tab w:val="right" w:leader="dot" w:pos="10080"/>
        </w:tabs>
      </w:pPr>
      <w:hyperlink w:anchor="_toc1866" w:history="1">
        <w:r>
          <w:rPr>
            <w:rStyle w:val="Hyperlink"/>
          </w:rPr>
          <w:t>7.2.2.7 PROGRAM_CONTROL</w:t>
        </w:r>
        <w:r>
          <w:rPr>
            <w:rStyle w:val="Hyperlink"/>
          </w:rPr>
          <w:tab/>
          <w:t>43</w:t>
        </w:r>
      </w:hyperlink>
    </w:p>
    <w:p w14:paraId="0F0305F1" w14:textId="77777777" w:rsidR="00F42727" w:rsidRDefault="00F42727">
      <w:pPr>
        <w:pStyle w:val="TOC5"/>
        <w:tabs>
          <w:tab w:val="right" w:leader="dot" w:pos="10320"/>
        </w:tabs>
      </w:pPr>
      <w:hyperlink w:anchor="_toc1868" w:history="1">
        <w:r>
          <w:rPr>
            <w:rStyle w:val="Hyperlink"/>
          </w:rPr>
          <w:t>7.2.2.7.1 Shutdown</w:t>
        </w:r>
        <w:r>
          <w:rPr>
            <w:rStyle w:val="Hyperlink"/>
          </w:rPr>
          <w:tab/>
          <w:t>43</w:t>
        </w:r>
      </w:hyperlink>
    </w:p>
    <w:p w14:paraId="02079644" w14:textId="77777777" w:rsidR="00F42727" w:rsidRDefault="00F42727">
      <w:pPr>
        <w:pStyle w:val="TOC5"/>
        <w:tabs>
          <w:tab w:val="right" w:leader="dot" w:pos="10320"/>
        </w:tabs>
      </w:pPr>
      <w:hyperlink w:anchor="_toc1870" w:history="1">
        <w:r>
          <w:rPr>
            <w:rStyle w:val="Hyperlink"/>
          </w:rPr>
          <w:t>7.2.2.7.2 Status</w:t>
        </w:r>
        <w:r>
          <w:rPr>
            <w:rStyle w:val="Hyperlink"/>
          </w:rPr>
          <w:tab/>
          <w:t>44</w:t>
        </w:r>
      </w:hyperlink>
    </w:p>
    <w:p w14:paraId="781C6C84" w14:textId="77777777" w:rsidR="00F42727" w:rsidRDefault="00F42727">
      <w:pPr>
        <w:pStyle w:val="TOC2"/>
        <w:tabs>
          <w:tab w:val="right" w:leader="dot" w:pos="9600"/>
        </w:tabs>
      </w:pPr>
      <w:hyperlink w:anchor="_toc1926" w:history="1">
        <w:r>
          <w:rPr>
            <w:rStyle w:val="Hyperlink"/>
          </w:rPr>
          <w:t>7.3 Database Server</w:t>
        </w:r>
        <w:r>
          <w:rPr>
            <w:rStyle w:val="Hyperlink"/>
          </w:rPr>
          <w:tab/>
          <w:t>44</w:t>
        </w:r>
      </w:hyperlink>
    </w:p>
    <w:p w14:paraId="757BFE89" w14:textId="77777777" w:rsidR="00F42727" w:rsidRDefault="00F42727">
      <w:pPr>
        <w:pStyle w:val="TOC3"/>
        <w:tabs>
          <w:tab w:val="right" w:leader="dot" w:pos="9840"/>
        </w:tabs>
      </w:pPr>
      <w:hyperlink w:anchor="_toc1929" w:history="1">
        <w:r>
          <w:rPr>
            <w:rStyle w:val="Hyperlink"/>
          </w:rPr>
          <w:t>7.3.1 Control Node</w:t>
        </w:r>
        <w:r>
          <w:rPr>
            <w:rStyle w:val="Hyperlink"/>
          </w:rPr>
          <w:tab/>
          <w:t>45</w:t>
        </w:r>
      </w:hyperlink>
    </w:p>
    <w:p w14:paraId="30E0C4FB" w14:textId="77777777" w:rsidR="00F42727" w:rsidRDefault="00F42727">
      <w:pPr>
        <w:pStyle w:val="TOC4"/>
        <w:tabs>
          <w:tab w:val="right" w:leader="dot" w:pos="10080"/>
        </w:tabs>
      </w:pPr>
      <w:hyperlink w:anchor="_toc1933" w:history="1">
        <w:r>
          <w:rPr>
            <w:rStyle w:val="Hyperlink"/>
          </w:rPr>
          <w:t>7.3.1.1 General Program Flow</w:t>
        </w:r>
        <w:r>
          <w:rPr>
            <w:rStyle w:val="Hyperlink"/>
          </w:rPr>
          <w:tab/>
          <w:t>45</w:t>
        </w:r>
      </w:hyperlink>
    </w:p>
    <w:p w14:paraId="39F1AAB9" w14:textId="77777777" w:rsidR="00F42727" w:rsidRDefault="00F42727">
      <w:pPr>
        <w:pStyle w:val="TOC4"/>
        <w:tabs>
          <w:tab w:val="right" w:leader="dot" w:pos="10080"/>
        </w:tabs>
      </w:pPr>
      <w:hyperlink w:anchor="_toc1941" w:history="1">
        <w:r>
          <w:rPr>
            <w:rStyle w:val="Hyperlink"/>
          </w:rPr>
          <w:t>7.3.1.2 Internal Metadata Tables</w:t>
        </w:r>
        <w:r>
          <w:rPr>
            <w:rStyle w:val="Hyperlink"/>
          </w:rPr>
          <w:tab/>
          <w:t>47</w:t>
        </w:r>
      </w:hyperlink>
    </w:p>
    <w:p w14:paraId="072F575F" w14:textId="77777777" w:rsidR="00F42727" w:rsidRDefault="00F42727">
      <w:pPr>
        <w:pStyle w:val="TOC5"/>
        <w:tabs>
          <w:tab w:val="right" w:leader="dot" w:pos="10320"/>
        </w:tabs>
      </w:pPr>
      <w:hyperlink w:anchor="_toc1943" w:history="1">
        <w:r>
          <w:rPr>
            <w:rStyle w:val="Hyperlink"/>
          </w:rPr>
          <w:t>7.3.1.2.1 Time Metadata</w:t>
        </w:r>
        <w:r>
          <w:rPr>
            <w:rStyle w:val="Hyperlink"/>
          </w:rPr>
          <w:tab/>
          <w:t>47</w:t>
        </w:r>
      </w:hyperlink>
    </w:p>
    <w:p w14:paraId="3E379B06" w14:textId="77777777" w:rsidR="00F42727" w:rsidRDefault="00F42727">
      <w:pPr>
        <w:pStyle w:val="TOC5"/>
        <w:tabs>
          <w:tab w:val="right" w:leader="dot" w:pos="10320"/>
        </w:tabs>
      </w:pPr>
      <w:hyperlink w:anchor="_toc1948" w:history="1">
        <w:r>
          <w:rPr>
            <w:rStyle w:val="Hyperlink"/>
          </w:rPr>
          <w:t>7.3.1.2.2 File Metadata</w:t>
        </w:r>
        <w:r>
          <w:rPr>
            <w:rStyle w:val="Hyperlink"/>
          </w:rPr>
          <w:tab/>
          <w:t>47</w:t>
        </w:r>
      </w:hyperlink>
    </w:p>
    <w:p w14:paraId="764301E7" w14:textId="77777777" w:rsidR="00F42727" w:rsidRDefault="00F42727">
      <w:pPr>
        <w:pStyle w:val="TOC5"/>
        <w:tabs>
          <w:tab w:val="right" w:leader="dot" w:pos="10320"/>
        </w:tabs>
      </w:pPr>
      <w:hyperlink w:anchor="_toc1952" w:history="1">
        <w:r>
          <w:rPr>
            <w:rStyle w:val="Hyperlink"/>
          </w:rPr>
          <w:t>7.3.1.2.3 Search node status metadata</w:t>
        </w:r>
        <w:r>
          <w:rPr>
            <w:rStyle w:val="Hyperlink"/>
          </w:rPr>
          <w:tab/>
          <w:t>47</w:t>
        </w:r>
      </w:hyperlink>
    </w:p>
    <w:p w14:paraId="03ACFB20" w14:textId="77777777" w:rsidR="00F42727" w:rsidRDefault="00F42727">
      <w:pPr>
        <w:pStyle w:val="TOC4"/>
        <w:tabs>
          <w:tab w:val="right" w:leader="dot" w:pos="10080"/>
        </w:tabs>
      </w:pPr>
      <w:hyperlink w:anchor="_toc1961" w:history="1">
        <w:r>
          <w:rPr>
            <w:rStyle w:val="Hyperlink"/>
          </w:rPr>
          <w:t>7.3.1.3 Starting a New Query</w:t>
        </w:r>
        <w:r>
          <w:rPr>
            <w:rStyle w:val="Hyperlink"/>
          </w:rPr>
          <w:tab/>
          <w:t>47</w:t>
        </w:r>
      </w:hyperlink>
    </w:p>
    <w:p w14:paraId="1E2AA603" w14:textId="77777777" w:rsidR="00F42727" w:rsidRDefault="00F42727">
      <w:pPr>
        <w:pStyle w:val="TOC4"/>
        <w:tabs>
          <w:tab w:val="right" w:leader="dot" w:pos="10080"/>
        </w:tabs>
      </w:pPr>
      <w:hyperlink w:anchor="_toc1971" w:history="1">
        <w:r>
          <w:rPr>
            <w:rStyle w:val="Hyperlink"/>
          </w:rPr>
          <w:t>7.3.1.4 Message Processing</w:t>
        </w:r>
        <w:r>
          <w:rPr>
            <w:rStyle w:val="Hyperlink"/>
          </w:rPr>
          <w:tab/>
          <w:t>48</w:t>
        </w:r>
      </w:hyperlink>
    </w:p>
    <w:p w14:paraId="652F7B15" w14:textId="77777777" w:rsidR="00F42727" w:rsidRDefault="00F42727">
      <w:pPr>
        <w:pStyle w:val="TOC5"/>
        <w:tabs>
          <w:tab w:val="right" w:leader="dot" w:pos="10320"/>
        </w:tabs>
      </w:pPr>
      <w:hyperlink w:anchor="_toc1973" w:history="1">
        <w:r>
          <w:rPr>
            <w:rStyle w:val="Hyperlink"/>
          </w:rPr>
          <w:t>7.3.1.4.1 IDENTIFY</w:t>
        </w:r>
        <w:r>
          <w:rPr>
            <w:rStyle w:val="Hyperlink"/>
          </w:rPr>
          <w:tab/>
          <w:t>48</w:t>
        </w:r>
      </w:hyperlink>
    </w:p>
    <w:p w14:paraId="6991C518" w14:textId="77777777" w:rsidR="00F42727" w:rsidRDefault="00F42727">
      <w:pPr>
        <w:pStyle w:val="TOC5"/>
        <w:tabs>
          <w:tab w:val="right" w:leader="dot" w:pos="10320"/>
        </w:tabs>
      </w:pPr>
      <w:hyperlink w:anchor="_toc1976" w:history="1">
        <w:r>
          <w:rPr>
            <w:rStyle w:val="Hyperlink"/>
          </w:rPr>
          <w:t>7.3.1.4.2 NEW_QUERY</w:t>
        </w:r>
        <w:r>
          <w:rPr>
            <w:rStyle w:val="Hyperlink"/>
          </w:rPr>
          <w:tab/>
          <w:t>48</w:t>
        </w:r>
      </w:hyperlink>
    </w:p>
    <w:p w14:paraId="18431C36" w14:textId="77777777" w:rsidR="00F42727" w:rsidRDefault="00F42727">
      <w:pPr>
        <w:pStyle w:val="TOC6"/>
        <w:tabs>
          <w:tab w:val="right" w:leader="dot" w:pos="10560"/>
        </w:tabs>
      </w:pPr>
      <w:hyperlink w:anchor="_toc1983" w:history="1">
        <w:r>
          <w:rPr>
            <w:rStyle w:val="Hyperlink"/>
          </w:rPr>
          <w:t>7.3.1.4.2.1 Time range only queries</w:t>
        </w:r>
        <w:r>
          <w:rPr>
            <w:rStyle w:val="Hyperlink"/>
          </w:rPr>
          <w:tab/>
          <w:t>49</w:t>
        </w:r>
      </w:hyperlink>
    </w:p>
    <w:p w14:paraId="619E0C12" w14:textId="77777777" w:rsidR="00F42727" w:rsidRDefault="00F42727">
      <w:pPr>
        <w:pStyle w:val="TOC6"/>
        <w:tabs>
          <w:tab w:val="right" w:leader="dot" w:pos="10560"/>
        </w:tabs>
      </w:pPr>
      <w:hyperlink w:anchor="_toc1987" w:history="1">
        <w:r>
          <w:rPr>
            <w:rStyle w:val="Hyperlink"/>
          </w:rPr>
          <w:t>7.3.1.4.2.2 All other queries</w:t>
        </w:r>
        <w:r>
          <w:rPr>
            <w:rStyle w:val="Hyperlink"/>
          </w:rPr>
          <w:tab/>
          <w:t>49</w:t>
        </w:r>
      </w:hyperlink>
    </w:p>
    <w:p w14:paraId="0742012F" w14:textId="77777777" w:rsidR="00F42727" w:rsidRDefault="00F42727">
      <w:pPr>
        <w:pStyle w:val="TOC5"/>
        <w:tabs>
          <w:tab w:val="right" w:leader="dot" w:pos="10320"/>
        </w:tabs>
      </w:pPr>
      <w:hyperlink w:anchor="_toc2002" w:history="1">
        <w:r>
          <w:rPr>
            <w:rStyle w:val="Hyperlink"/>
          </w:rPr>
          <w:t>7.3.1.4.3 SEARCH_FINISHED</w:t>
        </w:r>
        <w:r>
          <w:rPr>
            <w:rStyle w:val="Hyperlink"/>
          </w:rPr>
          <w:tab/>
          <w:t>50</w:t>
        </w:r>
      </w:hyperlink>
    </w:p>
    <w:p w14:paraId="0A34181B" w14:textId="77777777" w:rsidR="00F42727" w:rsidRDefault="00F42727">
      <w:pPr>
        <w:pStyle w:val="TOC5"/>
        <w:tabs>
          <w:tab w:val="right" w:leader="dot" w:pos="10320"/>
        </w:tabs>
      </w:pPr>
      <w:hyperlink w:anchor="_toc2005" w:history="1">
        <w:r>
          <w:rPr>
            <w:rStyle w:val="Hyperlink"/>
          </w:rPr>
          <w:t>7.3.1.4.4 SEARCH_FAILED</w:t>
        </w:r>
        <w:r>
          <w:rPr>
            <w:rStyle w:val="Hyperlink"/>
          </w:rPr>
          <w:tab/>
          <w:t>50</w:t>
        </w:r>
      </w:hyperlink>
    </w:p>
    <w:p w14:paraId="0B8D87D9" w14:textId="77777777" w:rsidR="00F42727" w:rsidRDefault="00F42727">
      <w:pPr>
        <w:pStyle w:val="TOC5"/>
        <w:tabs>
          <w:tab w:val="right" w:leader="dot" w:pos="10320"/>
        </w:tabs>
      </w:pPr>
      <w:hyperlink w:anchor="_toc2008" w:history="1">
        <w:r>
          <w:rPr>
            <w:rStyle w:val="Hyperlink"/>
          </w:rPr>
          <w:t>7.3.1.4.5 DISCONNECT</w:t>
        </w:r>
        <w:r>
          <w:rPr>
            <w:rStyle w:val="Hyperlink"/>
          </w:rPr>
          <w:tab/>
          <w:t>51</w:t>
        </w:r>
      </w:hyperlink>
    </w:p>
    <w:p w14:paraId="4FA1409C" w14:textId="77777777" w:rsidR="00F42727" w:rsidRDefault="00F42727">
      <w:pPr>
        <w:pStyle w:val="TOC5"/>
        <w:tabs>
          <w:tab w:val="right" w:leader="dot" w:pos="10320"/>
        </w:tabs>
      </w:pPr>
      <w:hyperlink w:anchor="_toc2012" w:history="1">
        <w:r>
          <w:rPr>
            <w:rStyle w:val="Hyperlink"/>
          </w:rPr>
          <w:t>7.3.1.4.6 NEW_DATA_AVAILABLE</w:t>
        </w:r>
        <w:r>
          <w:rPr>
            <w:rStyle w:val="Hyperlink"/>
          </w:rPr>
          <w:tab/>
          <w:t>51</w:t>
        </w:r>
      </w:hyperlink>
    </w:p>
    <w:p w14:paraId="78388406" w14:textId="77777777" w:rsidR="00F42727" w:rsidRDefault="00F42727">
      <w:pPr>
        <w:pStyle w:val="TOC5"/>
        <w:tabs>
          <w:tab w:val="right" w:leader="dot" w:pos="10320"/>
        </w:tabs>
      </w:pPr>
      <w:hyperlink w:anchor="_toc2014" w:history="1">
        <w:r>
          <w:rPr>
            <w:rStyle w:val="Hyperlink"/>
          </w:rPr>
          <w:t>7.3.1.4.7 REPROCESSED_DATA_AVAILABLE</w:t>
        </w:r>
        <w:r>
          <w:rPr>
            <w:rStyle w:val="Hyperlink"/>
          </w:rPr>
          <w:tab/>
          <w:t>51</w:t>
        </w:r>
      </w:hyperlink>
    </w:p>
    <w:p w14:paraId="2B2DD4D7" w14:textId="77777777" w:rsidR="00F42727" w:rsidRDefault="00F42727">
      <w:pPr>
        <w:pStyle w:val="TOC5"/>
        <w:tabs>
          <w:tab w:val="right" w:leader="dot" w:pos="10320"/>
        </w:tabs>
      </w:pPr>
      <w:hyperlink w:anchor="_toc2016" w:history="1">
        <w:r>
          <w:rPr>
            <w:rStyle w:val="Hyperlink"/>
          </w:rPr>
          <w:t>7.3.1.4.8 PROGRAM_CONTROL</w:t>
        </w:r>
        <w:r>
          <w:rPr>
            <w:rStyle w:val="Hyperlink"/>
          </w:rPr>
          <w:tab/>
          <w:t>51</w:t>
        </w:r>
      </w:hyperlink>
    </w:p>
    <w:p w14:paraId="184AFCEC" w14:textId="77777777" w:rsidR="00F42727" w:rsidRDefault="00F42727">
      <w:pPr>
        <w:pStyle w:val="TOC6"/>
        <w:tabs>
          <w:tab w:val="right" w:leader="dot" w:pos="10560"/>
        </w:tabs>
      </w:pPr>
      <w:hyperlink w:anchor="_toc2018" w:history="1">
        <w:r>
          <w:rPr>
            <w:rStyle w:val="Hyperlink"/>
          </w:rPr>
          <w:t>7.3.1.4.8.1 Shutdown</w:t>
        </w:r>
        <w:r>
          <w:rPr>
            <w:rStyle w:val="Hyperlink"/>
          </w:rPr>
          <w:tab/>
          <w:t>51</w:t>
        </w:r>
      </w:hyperlink>
    </w:p>
    <w:p w14:paraId="0FD5A1C9" w14:textId="77777777" w:rsidR="00F42727" w:rsidRDefault="00F42727">
      <w:pPr>
        <w:pStyle w:val="TOC6"/>
        <w:tabs>
          <w:tab w:val="right" w:leader="dot" w:pos="10560"/>
        </w:tabs>
      </w:pPr>
      <w:hyperlink w:anchor="_toc2021" w:history="1">
        <w:r>
          <w:rPr>
            <w:rStyle w:val="Hyperlink"/>
          </w:rPr>
          <w:t>7.3.1.4.8.2 Status</w:t>
        </w:r>
        <w:r>
          <w:rPr>
            <w:rStyle w:val="Hyperlink"/>
          </w:rPr>
          <w:tab/>
          <w:t>52</w:t>
        </w:r>
      </w:hyperlink>
    </w:p>
    <w:p w14:paraId="11AC4A67" w14:textId="77777777" w:rsidR="00F42727" w:rsidRDefault="00F42727">
      <w:pPr>
        <w:pStyle w:val="TOC3"/>
        <w:tabs>
          <w:tab w:val="right" w:leader="dot" w:pos="9840"/>
        </w:tabs>
      </w:pPr>
      <w:hyperlink w:anchor="_toc2112" w:history="1">
        <w:r>
          <w:rPr>
            <w:rStyle w:val="Hyperlink"/>
          </w:rPr>
          <w:t>7.3.2 Search Node</w:t>
        </w:r>
        <w:r>
          <w:rPr>
            <w:rStyle w:val="Hyperlink"/>
          </w:rPr>
          <w:tab/>
          <w:t>52</w:t>
        </w:r>
      </w:hyperlink>
    </w:p>
    <w:p w14:paraId="19AF159B" w14:textId="77777777" w:rsidR="00F42727" w:rsidRDefault="00F42727">
      <w:pPr>
        <w:pStyle w:val="TOC2"/>
        <w:tabs>
          <w:tab w:val="right" w:leader="dot" w:pos="9600"/>
        </w:tabs>
      </w:pPr>
      <w:hyperlink w:anchor="_toc2122" w:history="1">
        <w:r>
          <w:rPr>
            <w:rStyle w:val="Hyperlink"/>
          </w:rPr>
          <w:t>7.4 Ingest System</w:t>
        </w:r>
        <w:r>
          <w:rPr>
            <w:rStyle w:val="Hyperlink"/>
          </w:rPr>
          <w:tab/>
          <w:t>54</w:t>
        </w:r>
      </w:hyperlink>
    </w:p>
    <w:p w14:paraId="6CDC9A05" w14:textId="77777777" w:rsidR="00F42727" w:rsidRDefault="00F42727">
      <w:pPr>
        <w:pStyle w:val="TOC3"/>
        <w:tabs>
          <w:tab w:val="right" w:leader="dot" w:pos="9840"/>
        </w:tabs>
      </w:pPr>
      <w:hyperlink w:anchor="_toc2124" w:history="1">
        <w:r>
          <w:rPr>
            <w:rStyle w:val="Hyperlink"/>
          </w:rPr>
          <w:t>7.4.1 Program Flow</w:t>
        </w:r>
        <w:r>
          <w:rPr>
            <w:rStyle w:val="Hyperlink"/>
          </w:rPr>
          <w:tab/>
          <w:t>55</w:t>
        </w:r>
      </w:hyperlink>
    </w:p>
    <w:p w14:paraId="660DB34A" w14:textId="77777777" w:rsidR="00F42727" w:rsidRDefault="00F42727">
      <w:pPr>
        <w:pStyle w:val="TOC4"/>
        <w:tabs>
          <w:tab w:val="right" w:leader="dot" w:pos="10080"/>
        </w:tabs>
      </w:pPr>
      <w:hyperlink w:anchor="_toc2126" w:history="1">
        <w:r>
          <w:rPr>
            <w:rStyle w:val="Hyperlink"/>
          </w:rPr>
          <w:t>7.4.1.1 New Data</w:t>
        </w:r>
        <w:r>
          <w:rPr>
            <w:rStyle w:val="Hyperlink"/>
          </w:rPr>
          <w:tab/>
          <w:t>55</w:t>
        </w:r>
      </w:hyperlink>
    </w:p>
    <w:p w14:paraId="36A4194A" w14:textId="77777777" w:rsidR="00F42727" w:rsidRDefault="00F42727">
      <w:pPr>
        <w:pStyle w:val="TOC4"/>
        <w:tabs>
          <w:tab w:val="right" w:leader="dot" w:pos="10080"/>
        </w:tabs>
      </w:pPr>
      <w:hyperlink w:anchor="_toc2129" w:history="1">
        <w:r>
          <w:rPr>
            <w:rStyle w:val="Hyperlink"/>
          </w:rPr>
          <w:t>7.4.1.2 Reprocessed Data</w:t>
        </w:r>
        <w:r>
          <w:rPr>
            <w:rStyle w:val="Hyperlink"/>
          </w:rPr>
          <w:tab/>
          <w:t>55</w:t>
        </w:r>
      </w:hyperlink>
    </w:p>
    <w:p w14:paraId="506B0BF1" w14:textId="77777777" w:rsidR="00F42727" w:rsidRDefault="00F42727">
      <w:pPr>
        <w:pStyle w:val="TOC1"/>
        <w:tabs>
          <w:tab w:val="right" w:leader="dot" w:pos="9360"/>
        </w:tabs>
      </w:pPr>
      <w:hyperlink w:anchor="_toc2132" w:history="1">
        <w:r>
          <w:rPr>
            <w:rStyle w:val="Hyperlink"/>
          </w:rPr>
          <w:t>8 MySQL Database Table Descriptions</w:t>
        </w:r>
        <w:r>
          <w:rPr>
            <w:rStyle w:val="Hyperlink"/>
          </w:rPr>
          <w:tab/>
          <w:t>56</w:t>
        </w:r>
      </w:hyperlink>
    </w:p>
    <w:p w14:paraId="35B5F125" w14:textId="77777777" w:rsidR="00F42727" w:rsidRDefault="00F42727">
      <w:pPr>
        <w:pStyle w:val="TOC2"/>
        <w:tabs>
          <w:tab w:val="right" w:leader="dot" w:pos="9600"/>
        </w:tabs>
      </w:pPr>
      <w:hyperlink w:anchor="_toc2135" w:history="1">
        <w:r>
          <w:rPr>
            <w:rStyle w:val="Hyperlink"/>
          </w:rPr>
          <w:t>8.1 Ingest_data Table</w:t>
        </w:r>
        <w:r>
          <w:rPr>
            <w:rStyle w:val="Hyperlink"/>
          </w:rPr>
          <w:tab/>
          <w:t>56</w:t>
        </w:r>
      </w:hyperlink>
    </w:p>
    <w:p w14:paraId="1FF0F50E" w14:textId="77777777" w:rsidR="00F42727" w:rsidRDefault="00F42727">
      <w:pPr>
        <w:pStyle w:val="TOC2"/>
        <w:tabs>
          <w:tab w:val="right" w:leader="dot" w:pos="9600"/>
        </w:tabs>
      </w:pPr>
      <w:hyperlink w:anchor="_toc2310" w:history="1">
        <w:r>
          <w:rPr>
            <w:rStyle w:val="Hyperlink"/>
          </w:rPr>
          <w:t>8.2 photon_file_comp Table</w:t>
        </w:r>
        <w:r>
          <w:rPr>
            <w:rStyle w:val="Hyperlink"/>
          </w:rPr>
          <w:tab/>
          <w:t>56</w:t>
        </w:r>
      </w:hyperlink>
    </w:p>
    <w:p w14:paraId="79F5E10A" w14:textId="77777777" w:rsidR="00F42727" w:rsidRDefault="00F42727">
      <w:pPr>
        <w:pStyle w:val="TOC2"/>
        <w:tabs>
          <w:tab w:val="right" w:leader="dot" w:pos="9600"/>
        </w:tabs>
      </w:pPr>
      <w:hyperlink w:anchor="_toc2390" w:history="1">
        <w:r>
          <w:rPr>
            <w:rStyle w:val="Hyperlink"/>
          </w:rPr>
          <w:t>8.3 photon_file_data Table</w:t>
        </w:r>
        <w:r>
          <w:rPr>
            <w:rStyle w:val="Hyperlink"/>
          </w:rPr>
          <w:tab/>
          <w:t>56</w:t>
        </w:r>
      </w:hyperlink>
    </w:p>
    <w:p w14:paraId="68C73D5C" w14:textId="77777777" w:rsidR="00F42727" w:rsidRDefault="00F42727">
      <w:pPr>
        <w:pStyle w:val="TOC2"/>
        <w:tabs>
          <w:tab w:val="right" w:leader="dot" w:pos="9600"/>
        </w:tabs>
      </w:pPr>
      <w:hyperlink w:anchor="_toc2565" w:history="1">
        <w:r>
          <w:rPr>
            <w:rStyle w:val="Hyperlink"/>
          </w:rPr>
          <w:t>8.4 photon_allsky_file_comp Table</w:t>
        </w:r>
        <w:r>
          <w:rPr>
            <w:rStyle w:val="Hyperlink"/>
          </w:rPr>
          <w:tab/>
          <w:t>57</w:t>
        </w:r>
      </w:hyperlink>
    </w:p>
    <w:p w14:paraId="3E89CEA9" w14:textId="77777777" w:rsidR="00F42727" w:rsidRDefault="00F42727">
      <w:pPr>
        <w:pStyle w:val="TOC2"/>
        <w:tabs>
          <w:tab w:val="right" w:leader="dot" w:pos="9600"/>
        </w:tabs>
      </w:pPr>
      <w:hyperlink w:anchor="_toc2645" w:history="1">
        <w:r>
          <w:rPr>
            <w:rStyle w:val="Hyperlink"/>
          </w:rPr>
          <w:t>8.5 photon_allsky_file_data Table</w:t>
        </w:r>
        <w:r>
          <w:rPr>
            <w:rStyle w:val="Hyperlink"/>
          </w:rPr>
          <w:tab/>
          <w:t>57</w:t>
        </w:r>
      </w:hyperlink>
    </w:p>
    <w:p w14:paraId="47C9F3E0" w14:textId="77777777" w:rsidR="00F42727" w:rsidRDefault="00F42727">
      <w:pPr>
        <w:pStyle w:val="TOC2"/>
        <w:tabs>
          <w:tab w:val="right" w:leader="dot" w:pos="9600"/>
        </w:tabs>
      </w:pPr>
      <w:hyperlink w:anchor="_toc2801" w:history="1">
        <w:r>
          <w:rPr>
            <w:rStyle w:val="Hyperlink"/>
          </w:rPr>
          <w:t>8.6 photon_query_params Table</w:t>
        </w:r>
        <w:r>
          <w:rPr>
            <w:rStyle w:val="Hyperlink"/>
          </w:rPr>
          <w:tab/>
          <w:t>58</w:t>
        </w:r>
      </w:hyperlink>
    </w:p>
    <w:p w14:paraId="299DA0FB" w14:textId="77777777" w:rsidR="00F42727" w:rsidRDefault="00F42727">
      <w:pPr>
        <w:pStyle w:val="TOC2"/>
        <w:tabs>
          <w:tab w:val="right" w:leader="dot" w:pos="9600"/>
        </w:tabs>
        <w:sectPr w:rsidR="00F42727">
          <w:headerReference w:type="even" r:id="rId30"/>
          <w:headerReference w:type="default" r:id="rId31"/>
          <w:footerReference w:type="even" r:id="rId32"/>
          <w:footerReference w:type="default" r:id="rId33"/>
          <w:headerReference w:type="first" r:id="rId34"/>
          <w:footerReference w:type="first" r:id="rId35"/>
          <w:footnotePr>
            <w:pos w:val="beneathText"/>
          </w:footnotePr>
          <w:type w:val="continuous"/>
          <w:pgSz w:w="12240" w:h="15840"/>
          <w:pgMar w:top="1440" w:right="1440" w:bottom="1440" w:left="1440" w:header="720" w:footer="720" w:gutter="0"/>
          <w:cols w:space="720"/>
          <w:docGrid w:linePitch="360"/>
        </w:sectPr>
      </w:pPr>
      <w:hyperlink w:anchor="_toc3052" w:history="1">
        <w:r>
          <w:rPr>
            <w:rStyle w:val="Hyperlink"/>
          </w:rPr>
          <w:t>8.7 photon_query_status Table</w:t>
        </w:r>
        <w:r>
          <w:rPr>
            <w:rStyle w:val="Hyperlink"/>
          </w:rPr>
          <w:tab/>
          <w:t>58</w:t>
        </w:r>
      </w:hyperlink>
      <w:r>
        <w:fldChar w:fldCharType="end"/>
      </w:r>
    </w:p>
    <w:p w14:paraId="1F359766" w14:textId="77777777" w:rsidR="00F42727" w:rsidRDefault="00F42727">
      <w:pPr>
        <w:tabs>
          <w:tab w:val="right" w:leader="dot" w:pos="9360"/>
        </w:tabs>
        <w:sectPr w:rsidR="00F42727">
          <w:headerReference w:type="even" r:id="rId36"/>
          <w:headerReference w:type="default" r:id="rId37"/>
          <w:footerReference w:type="even" r:id="rId38"/>
          <w:footerReference w:type="default" r:id="rId39"/>
          <w:headerReference w:type="first" r:id="rId40"/>
          <w:footerReference w:type="first" r:id="rId41"/>
          <w:footnotePr>
            <w:pos w:val="beneathText"/>
          </w:footnotePr>
          <w:type w:val="continuous"/>
          <w:pgSz w:w="12240" w:h="15840"/>
          <w:pgMar w:top="1440" w:right="1440" w:bottom="1440" w:left="1440" w:header="720" w:footer="720" w:gutter="0"/>
          <w:cols w:space="720"/>
          <w:docGrid w:linePitch="360"/>
        </w:sectPr>
      </w:pPr>
    </w:p>
    <w:p w14:paraId="65FDF234" w14:textId="77777777" w:rsidR="00F42727" w:rsidRDefault="00F42727">
      <w:pPr>
        <w:sectPr w:rsidR="00F42727">
          <w:headerReference w:type="even" r:id="rId42"/>
          <w:headerReference w:type="default" r:id="rId43"/>
          <w:footerReference w:type="even" r:id="rId44"/>
          <w:footerReference w:type="default" r:id="rId45"/>
          <w:headerReference w:type="first" r:id="rId46"/>
          <w:footerReference w:type="first" r:id="rId47"/>
          <w:footnotePr>
            <w:pos w:val="beneathText"/>
          </w:footnotePr>
          <w:type w:val="continuous"/>
          <w:pgSz w:w="12240" w:h="15840"/>
          <w:pgMar w:top="1440" w:right="1440" w:bottom="1440" w:left="1440" w:header="720" w:footer="720" w:gutter="0"/>
          <w:cols w:space="720"/>
          <w:docGrid w:linePitch="360"/>
        </w:sectPr>
      </w:pPr>
    </w:p>
    <w:p w14:paraId="5A41A009" w14:textId="77777777" w:rsidR="00F42727" w:rsidRDefault="00F42727">
      <w:pPr>
        <w:sectPr w:rsidR="00F42727">
          <w:headerReference w:type="even" r:id="rId48"/>
          <w:headerReference w:type="default" r:id="rId49"/>
          <w:footerReference w:type="even" r:id="rId50"/>
          <w:footerReference w:type="default" r:id="rId51"/>
          <w:headerReference w:type="first" r:id="rId52"/>
          <w:footerReference w:type="first" r:id="rId53"/>
          <w:footnotePr>
            <w:pos w:val="beneathText"/>
          </w:footnotePr>
          <w:type w:val="continuous"/>
          <w:pgSz w:w="12240" w:h="15840"/>
          <w:pgMar w:top="1440" w:right="1440" w:bottom="1440" w:left="1440" w:header="720" w:footer="720" w:gutter="0"/>
          <w:cols w:space="720"/>
          <w:docGrid w:linePitch="360"/>
        </w:sectPr>
      </w:pPr>
    </w:p>
    <w:p w14:paraId="22A56FBC" w14:textId="77777777" w:rsidR="00F42727" w:rsidRDefault="00F42727">
      <w:pPr>
        <w:sectPr w:rsidR="00F42727">
          <w:headerReference w:type="even" r:id="rId54"/>
          <w:headerReference w:type="default" r:id="rId55"/>
          <w:footerReference w:type="even" r:id="rId56"/>
          <w:footerReference w:type="default" r:id="rId57"/>
          <w:headerReference w:type="first" r:id="rId58"/>
          <w:footerReference w:type="first" r:id="rId59"/>
          <w:footnotePr>
            <w:pos w:val="beneathText"/>
          </w:footnotePr>
          <w:type w:val="continuous"/>
          <w:pgSz w:w="12240" w:h="15840"/>
          <w:pgMar w:top="1440" w:right="1440" w:bottom="1440" w:left="1440" w:header="720" w:footer="720" w:gutter="0"/>
          <w:cols w:space="720"/>
          <w:docGrid w:linePitch="360"/>
        </w:sectPr>
      </w:pPr>
    </w:p>
    <w:p w14:paraId="3FBC3971" w14:textId="77777777" w:rsidR="00F42727" w:rsidRDefault="00F42727">
      <w:pPr>
        <w:sectPr w:rsidR="00F42727">
          <w:headerReference w:type="even" r:id="rId60"/>
          <w:headerReference w:type="default" r:id="rId61"/>
          <w:footerReference w:type="even" r:id="rId62"/>
          <w:footerReference w:type="default" r:id="rId63"/>
          <w:headerReference w:type="first" r:id="rId64"/>
          <w:footerReference w:type="first" r:id="rId65"/>
          <w:footnotePr>
            <w:pos w:val="beneathText"/>
          </w:footnotePr>
          <w:type w:val="continuous"/>
          <w:pgSz w:w="12240" w:h="15840"/>
          <w:pgMar w:top="1440" w:right="1440" w:bottom="1440" w:left="1440" w:header="720" w:footer="720" w:gutter="0"/>
          <w:pgNumType w:fmt="lowerRoman"/>
          <w:cols w:space="720"/>
          <w:docGrid w:linePitch="360"/>
        </w:sectPr>
      </w:pPr>
    </w:p>
    <w:p w14:paraId="32F47C18" w14:textId="77777777" w:rsidR="00F42727" w:rsidRDefault="00F42727">
      <w:pPr>
        <w:pStyle w:val="Title"/>
        <w:pageBreakBefore/>
        <w:sectPr w:rsidR="00F42727">
          <w:headerReference w:type="even" r:id="rId66"/>
          <w:headerReference w:type="default" r:id="rId67"/>
          <w:footerReference w:type="even" r:id="rId68"/>
          <w:footerReference w:type="default" r:id="rId69"/>
          <w:headerReference w:type="first" r:id="rId70"/>
          <w:footerReference w:type="first" r:id="rId71"/>
          <w:footnotePr>
            <w:pos w:val="beneathText"/>
          </w:footnotePr>
          <w:pgSz w:w="12240" w:h="15840"/>
          <w:pgMar w:top="1440" w:right="1440" w:bottom="1440" w:left="1440" w:header="720" w:footer="720" w:gutter="0"/>
          <w:pgNumType w:fmt="lowerRoman"/>
          <w:cols w:space="720"/>
          <w:docGrid w:linePitch="360"/>
        </w:sectPr>
      </w:pPr>
      <w:r>
        <w:lastRenderedPageBreak/>
        <w:t>TABLE OF FIGURES</w:t>
      </w:r>
    </w:p>
    <w:p w14:paraId="6849689A" w14:textId="77777777" w:rsidR="00F42727" w:rsidRDefault="00F42727">
      <w:pPr>
        <w:pStyle w:val="TOC1"/>
        <w:tabs>
          <w:tab w:val="right" w:leader="dot" w:pos="9360"/>
        </w:tabs>
      </w:pPr>
      <w:r>
        <w:fldChar w:fldCharType="begin"/>
      </w:r>
      <w:r>
        <w:instrText xml:space="preserve"> TOC \c "FIGURE" </w:instrText>
      </w:r>
      <w:r>
        <w:fldChar w:fldCharType="separate"/>
      </w:r>
      <w:r>
        <w:t>Figure 1 - Basic design of the database system.  Arrows show the connections between the various components and the direction of data flow.</w:t>
      </w:r>
      <w:r>
        <w:tab/>
        <w:t>3</w:t>
      </w:r>
    </w:p>
    <w:p w14:paraId="633ECB83" w14:textId="77777777" w:rsidR="00F42727" w:rsidRDefault="00F42727">
      <w:pPr>
        <w:pStyle w:val="TOC1"/>
        <w:tabs>
          <w:tab w:val="right" w:leader="dot" w:pos="9360"/>
        </w:tabs>
      </w:pPr>
      <w:r>
        <w:t>Figure 2: Dataserver components and their host machines.</w:t>
      </w:r>
      <w:r>
        <w:tab/>
        <w:t>4</w:t>
      </w:r>
    </w:p>
    <w:p w14:paraId="7B124C2F" w14:textId="77777777" w:rsidR="00F42727" w:rsidRDefault="00F42727">
      <w:pPr>
        <w:pStyle w:val="TOC1"/>
        <w:tabs>
          <w:tab w:val="right" w:leader="dot" w:pos="9360"/>
        </w:tabs>
      </w:pPr>
      <w:r>
        <w:t>Figure 3 - Example of data directory structure for photon data.  Each of the blue boxes (N0-S3) expands into the 16 green boxes with the first digit in the sub-directory name corresponding to the digit in the name of the higher level directory.  Within each sub-directory, there are four files per time interval corresponding to the 4 HTM level 3 nodes stored in that directory.</w:t>
      </w:r>
      <w:r>
        <w:tab/>
        <w:t>11</w:t>
      </w:r>
    </w:p>
    <w:p w14:paraId="0801A0FC" w14:textId="77777777" w:rsidR="00F42727" w:rsidRDefault="00F42727">
      <w:pPr>
        <w:pStyle w:val="TOC1"/>
        <w:tabs>
          <w:tab w:val="right" w:leader="dot" w:pos="9360"/>
        </w:tabs>
      </w:pPr>
      <w:r>
        <w:t>Figure 4 - Structure of a database message transmission.  Blue boxes represent data elements of the message and the green boxes are the newline field delimiters.</w:t>
      </w:r>
      <w:r>
        <w:tab/>
        <w:t>22</w:t>
      </w:r>
    </w:p>
    <w:p w14:paraId="4189AB67" w14:textId="77777777" w:rsidR="00F42727" w:rsidRDefault="00F42727">
      <w:pPr>
        <w:pStyle w:val="TOC1"/>
        <w:tabs>
          <w:tab w:val="right" w:leader="dot" w:pos="9360"/>
        </w:tabs>
      </w:pPr>
      <w:r>
        <w:t>Figure 5 - Program flow for LATDataQuery.cgi script</w:t>
      </w:r>
      <w:r>
        <w:tab/>
        <w:t>33</w:t>
      </w:r>
    </w:p>
    <w:p w14:paraId="59816FAC" w14:textId="77777777" w:rsidR="00F42727" w:rsidRDefault="00F42727">
      <w:pPr>
        <w:pStyle w:val="TOC1"/>
        <w:tabs>
          <w:tab w:val="right" w:leader="dot" w:pos="9360"/>
        </w:tabs>
      </w:pPr>
      <w:r>
        <w:t>Figure 6 - Program flow for QueryResults.cgi script</w:t>
      </w:r>
      <w:r>
        <w:tab/>
        <w:t>34</w:t>
      </w:r>
    </w:p>
    <w:p w14:paraId="55A610D8" w14:textId="77777777" w:rsidR="00F42727" w:rsidRDefault="00F42727">
      <w:pPr>
        <w:pStyle w:val="TOC1"/>
        <w:tabs>
          <w:tab w:val="right" w:leader="dot" w:pos="9360"/>
        </w:tabs>
      </w:pPr>
      <w:r>
        <w:t>Figure 7 - Basic program flow for the QueueManager</w:t>
      </w:r>
      <w:r>
        <w:tab/>
        <w:t>41</w:t>
      </w:r>
    </w:p>
    <w:p w14:paraId="5EE115DE" w14:textId="77777777" w:rsidR="00F42727" w:rsidRDefault="00F42727">
      <w:pPr>
        <w:pStyle w:val="TOC1"/>
        <w:tabs>
          <w:tab w:val="right" w:leader="dot" w:pos="9360"/>
        </w:tabs>
      </w:pPr>
      <w:del w:id="79" w:author="Tom Stephens" w:date="2011-12-07T12:46:00Z">
        <w:r w:rsidDel="00F42727">
          <w:delText xml:space="preserve"> </w:delText>
        </w:r>
      </w:del>
      <w:r>
        <w:t>Figure 8</w:t>
      </w:r>
      <w:ins w:id="80" w:author="Tom Stephens" w:date="2011-12-07T12:46:00Z">
        <w:r>
          <w:t xml:space="preserve"> </w:t>
        </w:r>
      </w:ins>
      <w:r>
        <w:t>- Basic program flow for the control node process of the database system</w:t>
      </w:r>
      <w:r>
        <w:tab/>
        <w:t>46</w:t>
      </w:r>
    </w:p>
    <w:p w14:paraId="7C10D8F6" w14:textId="77777777" w:rsidR="00F42727" w:rsidRDefault="00F42727">
      <w:pPr>
        <w:pStyle w:val="TOC1"/>
        <w:tabs>
          <w:tab w:val="right" w:leader="dot" w:pos="9360"/>
        </w:tabs>
        <w:sectPr w:rsidR="00F42727">
          <w:headerReference w:type="even" r:id="rId72"/>
          <w:headerReference w:type="default" r:id="rId73"/>
          <w:footerReference w:type="even" r:id="rId74"/>
          <w:footerReference w:type="default" r:id="rId75"/>
          <w:headerReference w:type="first" r:id="rId76"/>
          <w:footerReference w:type="first" r:id="rId77"/>
          <w:footnotePr>
            <w:pos w:val="beneathText"/>
          </w:footnotePr>
          <w:type w:val="continuous"/>
          <w:pgSz w:w="12240" w:h="15840"/>
          <w:pgMar w:top="1440" w:right="1440" w:bottom="1440" w:left="1440" w:header="720" w:footer="720" w:gutter="0"/>
          <w:cols w:space="720"/>
          <w:docGrid w:linePitch="360"/>
        </w:sectPr>
      </w:pPr>
      <w:r>
        <w:t>Figure 9 - Basic program flow for the database search node process.</w:t>
      </w:r>
      <w:r>
        <w:tab/>
        <w:t>54</w:t>
      </w:r>
      <w:r>
        <w:fldChar w:fldCharType="end"/>
      </w:r>
    </w:p>
    <w:p w14:paraId="2D60441D" w14:textId="77777777" w:rsidR="00F42727" w:rsidRDefault="00F42727">
      <w:pPr>
        <w:tabs>
          <w:tab w:val="right" w:leader="dot" w:pos="9350"/>
        </w:tabs>
      </w:pPr>
      <w:r>
        <w:t xml:space="preserve"> </w:t>
      </w:r>
    </w:p>
    <w:p w14:paraId="6121D1FE" w14:textId="77777777" w:rsidR="00F42727" w:rsidRDefault="00F42727"/>
    <w:p w14:paraId="6981E5B9" w14:textId="77777777" w:rsidR="00F42727" w:rsidRDefault="00F42727">
      <w:pPr>
        <w:pStyle w:val="Title"/>
      </w:pPr>
      <w:r>
        <w:t>TABLE OF TABLES</w:t>
      </w:r>
    </w:p>
    <w:p w14:paraId="3756CBFD" w14:textId="77777777" w:rsidR="00F42727" w:rsidRDefault="00F42727">
      <w:bookmarkStart w:id="81" w:name="_Ref86826612"/>
    </w:p>
    <w:p w14:paraId="17DC8453" w14:textId="77777777" w:rsidR="00F42727" w:rsidRDefault="00F42727">
      <w:pPr>
        <w:sectPr w:rsidR="00F42727">
          <w:headerReference w:type="even" r:id="rId78"/>
          <w:headerReference w:type="default" r:id="rId79"/>
          <w:footerReference w:type="even" r:id="rId80"/>
          <w:footerReference w:type="default" r:id="rId81"/>
          <w:headerReference w:type="first" r:id="rId82"/>
          <w:footerReference w:type="first" r:id="rId83"/>
          <w:footnotePr>
            <w:pos w:val="beneathText"/>
          </w:footnotePr>
          <w:type w:val="continuous"/>
          <w:pgSz w:w="12240" w:h="15840"/>
          <w:pgMar w:top="1440" w:right="1440" w:bottom="1440" w:left="1440" w:header="720" w:footer="720" w:gutter="0"/>
          <w:cols w:space="720"/>
          <w:docGrid w:linePitch="360"/>
        </w:sectPr>
      </w:pPr>
    </w:p>
    <w:p w14:paraId="01CD2EB6" w14:textId="77777777" w:rsidR="00F42727" w:rsidRDefault="00F42727">
      <w:pPr>
        <w:pStyle w:val="TOC1"/>
        <w:tabs>
          <w:tab w:val="right" w:leader="dot" w:pos="9360"/>
        </w:tabs>
      </w:pPr>
      <w:r>
        <w:fldChar w:fldCharType="begin"/>
      </w:r>
      <w:r>
        <w:instrText xml:space="preserve"> TOC \c "TABLE" </w:instrText>
      </w:r>
      <w:r>
        <w:fldChar w:fldCharType="separate"/>
      </w:r>
      <w:bookmarkEnd w:id="81"/>
      <w:r>
        <w:t>Table 1 - Parameters for QueueManager configuration file.</w:t>
      </w:r>
      <w:r>
        <w:tab/>
        <w:t>14</w:t>
      </w:r>
    </w:p>
    <w:p w14:paraId="3785A554" w14:textId="77777777" w:rsidR="00F42727" w:rsidRDefault="00F42727">
      <w:pPr>
        <w:pStyle w:val="TOC1"/>
        <w:tabs>
          <w:tab w:val="right" w:leader="dot" w:pos="9360"/>
        </w:tabs>
      </w:pPr>
      <w:r>
        <w:t>Table 2 - Parameters for photon/event database configuration file</w:t>
      </w:r>
      <w:r>
        <w:tab/>
        <w:t>16</w:t>
      </w:r>
    </w:p>
    <w:p w14:paraId="1D245D9D" w14:textId="77777777" w:rsidR="00F42727" w:rsidRDefault="00F42727">
      <w:pPr>
        <w:pStyle w:val="TOC1"/>
        <w:tabs>
          <w:tab w:val="right" w:leader="dot" w:pos="9360"/>
        </w:tabs>
      </w:pPr>
      <w:r>
        <w:t>Table 3 - Components of a database message.</w:t>
      </w:r>
      <w:r>
        <w:tab/>
        <w:t>21</w:t>
      </w:r>
    </w:p>
    <w:p w14:paraId="17280F34" w14:textId="77777777" w:rsidR="00F42727" w:rsidRDefault="00F42727">
      <w:pPr>
        <w:pStyle w:val="TOC1"/>
        <w:tabs>
          <w:tab w:val="right" w:leader="dot" w:pos="9360"/>
        </w:tabs>
      </w:pPr>
      <w:r>
        <w:t>Table 4 - Commands sent via the PROGRAM_CONTROL message</w:t>
      </w:r>
      <w:r>
        <w:tab/>
        <w:t>27</w:t>
      </w:r>
    </w:p>
    <w:p w14:paraId="76DBF615" w14:textId="77777777" w:rsidR="00F42727" w:rsidRDefault="00F42727">
      <w:pPr>
        <w:pStyle w:val="TOC1"/>
        <w:tabs>
          <w:tab w:val="right" w:leader="dot" w:pos="9360"/>
        </w:tabs>
      </w:pPr>
      <w:r>
        <w:t>Table 5 - Keywords and values for the query parameter string to be sent to the QueueManager</w:t>
      </w:r>
      <w:r>
        <w:tab/>
        <w:t>36</w:t>
      </w:r>
    </w:p>
    <w:p w14:paraId="6F7C8CAC" w14:textId="77777777" w:rsidR="00F42727" w:rsidRDefault="00F42727">
      <w:pPr>
        <w:pStyle w:val="TOC1"/>
        <w:tabs>
          <w:tab w:val="right" w:leader="dot" w:pos="9360"/>
        </w:tabs>
      </w:pPr>
      <w:r>
        <w:t>Table 6 - Contents of the QueueManager portion of the STATUS_RESPONSE message</w:t>
      </w:r>
      <w:r>
        <w:tab/>
        <w:t>44</w:t>
      </w:r>
    </w:p>
    <w:p w14:paraId="182D84DE" w14:textId="77777777" w:rsidR="00F42727" w:rsidRDefault="00F42727">
      <w:pPr>
        <w:pStyle w:val="TOC1"/>
        <w:tabs>
          <w:tab w:val="right" w:leader="dot" w:pos="9360"/>
        </w:tabs>
        <w:sectPr w:rsidR="00F42727">
          <w:headerReference w:type="even" r:id="rId84"/>
          <w:headerReference w:type="default" r:id="rId85"/>
          <w:footerReference w:type="even" r:id="rId86"/>
          <w:footerReference w:type="default" r:id="rId87"/>
          <w:headerReference w:type="first" r:id="rId88"/>
          <w:footerReference w:type="first" r:id="rId89"/>
          <w:footnotePr>
            <w:pos w:val="beneathText"/>
          </w:footnotePr>
          <w:type w:val="continuous"/>
          <w:pgSz w:w="12240" w:h="15840"/>
          <w:pgMar w:top="1440" w:right="1440" w:bottom="1440" w:left="1440" w:header="720" w:footer="720" w:gutter="0"/>
          <w:cols w:space="720"/>
          <w:docGrid w:linePitch="360"/>
        </w:sectPr>
      </w:pPr>
      <w:r>
        <w:t>Table 7 - Contents of the control node’s STATUS_RESPONSE message</w:t>
      </w:r>
      <w:r>
        <w:tab/>
        <w:t>52</w:t>
      </w:r>
      <w:r>
        <w:fldChar w:fldCharType="end"/>
      </w:r>
    </w:p>
    <w:p w14:paraId="254EFF28" w14:textId="77777777" w:rsidR="00F42727" w:rsidRDefault="00F42727">
      <w:pPr>
        <w:tabs>
          <w:tab w:val="right" w:leader="dot" w:pos="9360"/>
        </w:tabs>
        <w:sectPr w:rsidR="00F42727">
          <w:headerReference w:type="even" r:id="rId90"/>
          <w:headerReference w:type="default" r:id="rId91"/>
          <w:footerReference w:type="even" r:id="rId92"/>
          <w:footerReference w:type="default" r:id="rId93"/>
          <w:headerReference w:type="first" r:id="rId94"/>
          <w:footerReference w:type="first" r:id="rId95"/>
          <w:footnotePr>
            <w:pos w:val="beneathText"/>
          </w:footnotePr>
          <w:type w:val="continuous"/>
          <w:pgSz w:w="12240" w:h="15840"/>
          <w:pgMar w:top="1440" w:right="1440" w:bottom="1440" w:left="1440" w:header="720" w:footer="720" w:gutter="0"/>
          <w:cols w:space="720"/>
          <w:docGrid w:linePitch="360"/>
        </w:sectPr>
      </w:pPr>
    </w:p>
    <w:p w14:paraId="629F7872" w14:textId="77777777" w:rsidR="00F42727" w:rsidRDefault="00F42727">
      <w:pPr>
        <w:sectPr w:rsidR="00F42727">
          <w:headerReference w:type="even" r:id="rId96"/>
          <w:headerReference w:type="default" r:id="rId97"/>
          <w:footerReference w:type="even" r:id="rId98"/>
          <w:footerReference w:type="default" r:id="rId99"/>
          <w:headerReference w:type="first" r:id="rId100"/>
          <w:footerReference w:type="first" r:id="rId101"/>
          <w:footnotePr>
            <w:pos w:val="beneathText"/>
          </w:footnotePr>
          <w:type w:val="continuous"/>
          <w:pgSz w:w="12240" w:h="15840"/>
          <w:pgMar w:top="1440" w:right="1440" w:bottom="1440" w:left="1440" w:header="720" w:footer="720" w:gutter="0"/>
          <w:cols w:space="720"/>
          <w:docGrid w:linePitch="360"/>
        </w:sectPr>
      </w:pPr>
    </w:p>
    <w:p w14:paraId="1ADCA23B" w14:textId="77777777" w:rsidR="00F42727" w:rsidRDefault="00F42727">
      <w:pPr>
        <w:sectPr w:rsidR="00F42727">
          <w:headerReference w:type="even" r:id="rId102"/>
          <w:headerReference w:type="default" r:id="rId103"/>
          <w:footerReference w:type="even" r:id="rId104"/>
          <w:footerReference w:type="default" r:id="rId105"/>
          <w:headerReference w:type="first" r:id="rId106"/>
          <w:footerReference w:type="first" r:id="rId107"/>
          <w:footnotePr>
            <w:pos w:val="beneathText"/>
          </w:footnotePr>
          <w:type w:val="continuous"/>
          <w:pgSz w:w="12240" w:h="15840"/>
          <w:pgMar w:top="1440" w:right="1440" w:bottom="1440" w:left="1440" w:header="720" w:footer="720" w:gutter="0"/>
          <w:cols w:space="720"/>
          <w:docGrid w:linePitch="360"/>
        </w:sectPr>
      </w:pPr>
    </w:p>
    <w:p w14:paraId="1D486BBB" w14:textId="77777777" w:rsidR="00F42727" w:rsidRDefault="00F42727">
      <w:pPr>
        <w:sectPr w:rsidR="00F42727">
          <w:headerReference w:type="even" r:id="rId108"/>
          <w:headerReference w:type="default" r:id="rId109"/>
          <w:footerReference w:type="even" r:id="rId110"/>
          <w:footerReference w:type="default" r:id="rId111"/>
          <w:headerReference w:type="first" r:id="rId112"/>
          <w:footerReference w:type="first" r:id="rId113"/>
          <w:footnotePr>
            <w:pos w:val="beneathText"/>
          </w:footnotePr>
          <w:type w:val="continuous"/>
          <w:pgSz w:w="12240" w:h="15840"/>
          <w:pgMar w:top="1440" w:right="1440" w:bottom="1440" w:left="1440" w:header="720" w:footer="720" w:gutter="0"/>
          <w:cols w:space="720"/>
          <w:docGrid w:linePitch="360"/>
        </w:sectPr>
      </w:pPr>
    </w:p>
    <w:p w14:paraId="7E59A48B" w14:textId="77777777" w:rsidR="00F42727" w:rsidRDefault="00F42727">
      <w:pPr>
        <w:sectPr w:rsidR="00F42727">
          <w:headerReference w:type="even" r:id="rId114"/>
          <w:headerReference w:type="default" r:id="rId115"/>
          <w:footerReference w:type="even" r:id="rId116"/>
          <w:footerReference w:type="default" r:id="rId117"/>
          <w:headerReference w:type="first" r:id="rId118"/>
          <w:footerReference w:type="first" r:id="rId119"/>
          <w:footnotePr>
            <w:pos w:val="beneathText"/>
          </w:footnotePr>
          <w:type w:val="continuous"/>
          <w:pgSz w:w="12240" w:h="15840"/>
          <w:pgMar w:top="1440" w:right="1440" w:bottom="1440" w:left="1440" w:header="720" w:footer="720" w:gutter="0"/>
          <w:cols w:space="720"/>
          <w:docGrid w:linePitch="360"/>
        </w:sectPr>
      </w:pPr>
    </w:p>
    <w:p w14:paraId="500A70DD" w14:textId="77777777" w:rsidR="00F42727" w:rsidRDefault="00F42727">
      <w:pPr>
        <w:sectPr w:rsidR="00F42727">
          <w:headerReference w:type="even" r:id="rId120"/>
          <w:headerReference w:type="default" r:id="rId121"/>
          <w:footerReference w:type="even" r:id="rId122"/>
          <w:footerReference w:type="default" r:id="rId123"/>
          <w:headerReference w:type="first" r:id="rId124"/>
          <w:footerReference w:type="first" r:id="rId125"/>
          <w:footnotePr>
            <w:pos w:val="beneathText"/>
          </w:footnotePr>
          <w:type w:val="continuous"/>
          <w:pgSz w:w="12240" w:h="15840"/>
          <w:pgMar w:top="1440" w:right="1440" w:bottom="1440" w:left="1440" w:header="720" w:footer="720" w:gutter="0"/>
          <w:pgNumType w:fmt="lowerRoman"/>
          <w:cols w:space="720"/>
          <w:docGrid w:linePitch="360"/>
        </w:sectPr>
      </w:pPr>
    </w:p>
    <w:p w14:paraId="3B98BE9A" w14:textId="77777777" w:rsidR="00F42727" w:rsidRDefault="00F42727">
      <w:pPr>
        <w:pStyle w:val="Heading1"/>
        <w:numPr>
          <w:numberingChange w:id="82" w:author="Tom Stephens" w:date="2011-12-07T12:44:00Z" w:original="%1:1:0:"/>
        </w:numPr>
        <w:tabs>
          <w:tab w:val="right" w:leader="dot" w:pos="11510"/>
        </w:tabs>
      </w:pPr>
      <w:bookmarkStart w:id="83" w:name="_toc691"/>
      <w:bookmarkStart w:id="84" w:name="_Ref102535030"/>
      <w:bookmarkStart w:id="85" w:name="_Ref105317210"/>
      <w:bookmarkStart w:id="86" w:name="_Ref105402568"/>
      <w:bookmarkEnd w:id="83"/>
      <w:r>
        <w:lastRenderedPageBreak/>
        <w:t>Introduction</w:t>
      </w:r>
      <w:bookmarkEnd w:id="84"/>
      <w:bookmarkEnd w:id="85"/>
      <w:bookmarkEnd w:id="86"/>
    </w:p>
    <w:p w14:paraId="6DD4FE7F" w14:textId="77777777" w:rsidR="00F42727" w:rsidRDefault="00F42727">
      <w:r>
        <w:tab/>
        <w:t xml:space="preserve">This document describes the design of the LAT SAE database systems at the FSSC.  It covers the software developed to serve out the LAT Event/Extended data, the LAT Photon data and the LAT Pointing, </w:t>
      </w:r>
      <w:proofErr w:type="spellStart"/>
      <w:r>
        <w:t>Livetime</w:t>
      </w:r>
      <w:proofErr w:type="spellEnd"/>
      <w:r>
        <w:t xml:space="preserve"> and Mode History data.  The databases will be referred to throughout the document as the D1ev, D1ph and D2 databases or simply the event, photon and spacecraft databases respectively.</w:t>
      </w:r>
    </w:p>
    <w:p w14:paraId="1F344533" w14:textId="77777777" w:rsidR="00F42727" w:rsidRDefault="00F42727">
      <w:r>
        <w:tab/>
        <w:t>This document, together with the relevant requirements documents, should provide all the information necessary to develop and test the database systems described herein.</w:t>
      </w:r>
    </w:p>
    <w:p w14:paraId="334F8122" w14:textId="77777777" w:rsidR="00F42727" w:rsidRDefault="00F42727">
      <w:r>
        <w:tab/>
        <w:t>This document assumes that the reader is familiar with the contents and nature of the LAT event, photon and spacecraft data sets, as described in the Science Data Products ICD, the requirements on the data system described in the requirement documents (GSSC-0006 &amp; GSSC-0007) as well as the FSSC standard operating environment described in the GSSC Standard Operating Environment Document.</w:t>
      </w:r>
    </w:p>
    <w:p w14:paraId="0C19B365" w14:textId="77777777" w:rsidR="00F42727" w:rsidRDefault="00F42727">
      <w:pPr>
        <w:pStyle w:val="Heading2"/>
        <w:numPr>
          <w:numberingChange w:id="87" w:author="Tom Stephens" w:date="2011-12-07T12:44:00Z" w:original="%1:1:0:.%2:1:0:"/>
        </w:numPr>
      </w:pPr>
      <w:bookmarkStart w:id="88" w:name="_toc695"/>
      <w:bookmarkEnd w:id="88"/>
      <w:r>
        <w:t>Document Organization</w:t>
      </w:r>
    </w:p>
    <w:p w14:paraId="5103EC74" w14:textId="77777777" w:rsidR="00F42727" w:rsidRDefault="00F42727">
      <w:r>
        <w:tab/>
        <w:t xml:space="preserve">This document is laid out in the following manner.  The remainder of this section </w:t>
      </w:r>
      <w:proofErr w:type="gramStart"/>
      <w:r>
        <w:t>list</w:t>
      </w:r>
      <w:proofErr w:type="gramEnd"/>
      <w:r>
        <w:t xml:space="preserve"> various related documents and gives a list of acronyms and abbreviations used throughout the document.  Section </w:t>
      </w:r>
      <w:r>
        <w:fldChar w:fldCharType="begin"/>
      </w:r>
      <w:r>
        <w:instrText xml:space="preserve"> REF _Ref105309657 \n \h </w:instrText>
      </w:r>
      <w:r>
        <w:fldChar w:fldCharType="separate"/>
      </w:r>
      <w:r>
        <w:t>2</w:t>
      </w:r>
      <w:r>
        <w:fldChar w:fldCharType="end"/>
      </w:r>
      <w:r>
        <w:t xml:space="preserve"> gives a short description of the entire data system and briefly describes the interplay between the various components.  Section </w:t>
      </w:r>
      <w:r>
        <w:fldChar w:fldCharType="begin"/>
      </w:r>
      <w:r>
        <w:instrText xml:space="preserve"> REF _Ref107386976 \n \h </w:instrText>
      </w:r>
      <w:r>
        <w:fldChar w:fldCharType="separate"/>
      </w:r>
      <w:r>
        <w:t>3</w:t>
      </w:r>
      <w:r>
        <w:fldChar w:fldCharType="end"/>
      </w:r>
      <w:r>
        <w:t xml:space="preserve"> describes the way the data is stored internally within the data system and some of the motivation behind this choice of storage scheme.  Section </w:t>
      </w:r>
      <w:r>
        <w:fldChar w:fldCharType="begin"/>
      </w:r>
      <w:r>
        <w:instrText xml:space="preserve"> REF _Ref107387026 \n \h </w:instrText>
      </w:r>
      <w:r>
        <w:fldChar w:fldCharType="separate"/>
      </w:r>
      <w:r>
        <w:t>4</w:t>
      </w:r>
      <w:r>
        <w:fldChar w:fldCharType="end"/>
      </w:r>
      <w:r>
        <w:t xml:space="preserve"> describes the various configuration files used to initialize the data system at start up and gives the details of their contents.  Section </w:t>
      </w:r>
      <w:r>
        <w:fldChar w:fldCharType="begin"/>
      </w:r>
      <w:r>
        <w:instrText xml:space="preserve"> REF _Ref107387038 \n \h </w:instrText>
      </w:r>
      <w:r>
        <w:fldChar w:fldCharType="separate"/>
      </w:r>
      <w:r>
        <w:t>5</w:t>
      </w:r>
      <w:r>
        <w:fldChar w:fldCharType="end"/>
      </w:r>
      <w:r>
        <w:t xml:space="preserve"> lists the various internal data messages that are passed between the components of the system, their format and content.  Section </w:t>
      </w:r>
      <w:r>
        <w:fldChar w:fldCharType="begin"/>
      </w:r>
      <w:r>
        <w:instrText xml:space="preserve"> REF _Ref105561439 \n \h </w:instrText>
      </w:r>
      <w:r>
        <w:fldChar w:fldCharType="separate"/>
      </w:r>
      <w:r>
        <w:t>6</w:t>
      </w:r>
      <w:r>
        <w:fldChar w:fldCharType="end"/>
      </w:r>
      <w:r>
        <w:t xml:space="preserve"> describes the query priority queues and the algorithm used to schedule the queries in the queues.  Section </w:t>
      </w:r>
      <w:r>
        <w:fldChar w:fldCharType="begin"/>
      </w:r>
      <w:r>
        <w:instrText xml:space="preserve"> REF _Ref107387055 \n \h </w:instrText>
      </w:r>
      <w:r>
        <w:fldChar w:fldCharType="separate"/>
      </w:r>
      <w:r>
        <w:t>7</w:t>
      </w:r>
      <w:r>
        <w:fldChar w:fldCharType="end"/>
      </w:r>
      <w:r>
        <w:t xml:space="preserve"> gives a detailed description of each component of the data system and describes the operations of the software, algorithms used and details of the effects of the various messages on each part of the system.  Finally, section </w:t>
      </w:r>
      <w:r>
        <w:fldChar w:fldCharType="begin"/>
      </w:r>
      <w:r>
        <w:instrText xml:space="preserve"> REF _Ref107387067 \n \h </w:instrText>
      </w:r>
      <w:r>
        <w:fldChar w:fldCharType="separate"/>
      </w:r>
      <w:r>
        <w:t>8</w:t>
      </w:r>
      <w:r>
        <w:fldChar w:fldCharType="end"/>
      </w:r>
      <w:r>
        <w:t xml:space="preserve"> describes the MySQL data tables that are used by the data system to maintain state and metadata information.</w:t>
      </w:r>
    </w:p>
    <w:p w14:paraId="1E92F1EA" w14:textId="77777777" w:rsidR="00F42727" w:rsidRDefault="00F42727">
      <w:pPr>
        <w:pStyle w:val="Heading2"/>
        <w:numPr>
          <w:numberingChange w:id="89" w:author="Tom Stephens" w:date="2011-12-07T12:44:00Z" w:original="%1:1:0:.%2:2:0:"/>
        </w:numPr>
      </w:pPr>
      <w:bookmarkStart w:id="90" w:name="_toc697"/>
      <w:bookmarkEnd w:id="90"/>
      <w:r>
        <w:t>Related Documents</w:t>
      </w:r>
    </w:p>
    <w:p w14:paraId="06575456" w14:textId="77777777" w:rsidR="00F42727" w:rsidRDefault="00F42727"/>
    <w:p w14:paraId="5F4B0ECE" w14:textId="77777777" w:rsidR="00F42727" w:rsidRDefault="00F42727">
      <w:hyperlink r:id="rId126" w:history="1">
        <w:r>
          <w:rPr>
            <w:rStyle w:val="Hyperlink"/>
          </w:rPr>
          <w:t>GSSC Design Document</w:t>
        </w:r>
      </w:hyperlink>
      <w:r>
        <w:t xml:space="preserve"> (GSSC-0003)</w:t>
      </w:r>
    </w:p>
    <w:p w14:paraId="5D83CB14" w14:textId="77777777" w:rsidR="00F42727" w:rsidRDefault="00F42727">
      <w:hyperlink r:id="rId127" w:history="1">
        <w:r>
          <w:rPr>
            <w:rStyle w:val="Hyperlink"/>
          </w:rPr>
          <w:t>GSSC Test Plan</w:t>
        </w:r>
      </w:hyperlink>
      <w:r>
        <w:t xml:space="preserve"> (GSSC-0005)</w:t>
      </w:r>
    </w:p>
    <w:p w14:paraId="24129ABB" w14:textId="77777777" w:rsidR="00F42727" w:rsidRDefault="00F42727">
      <w:hyperlink r:id="rId128" w:history="1">
        <w:r>
          <w:rPr>
            <w:rStyle w:val="Hyperlink"/>
          </w:rPr>
          <w:t>LAT Event Summary Database Requirements</w:t>
        </w:r>
      </w:hyperlink>
      <w:r>
        <w:t xml:space="preserve"> (GSSC-0006)</w:t>
      </w:r>
    </w:p>
    <w:p w14:paraId="78C6B0F3" w14:textId="77777777" w:rsidR="00F42727" w:rsidRDefault="00F42727">
      <w:hyperlink r:id="rId129" w:history="1">
        <w:r>
          <w:rPr>
            <w:rStyle w:val="Hyperlink"/>
          </w:rPr>
          <w:t>Standard Analysis Environment Database Requirements</w:t>
        </w:r>
      </w:hyperlink>
      <w:r>
        <w:t xml:space="preserve"> (GSSC-0007)</w:t>
      </w:r>
    </w:p>
    <w:p w14:paraId="797F633E" w14:textId="77777777" w:rsidR="00F42727" w:rsidRDefault="00F42727">
      <w:hyperlink r:id="rId130" w:history="1">
        <w:r>
          <w:rPr>
            <w:rStyle w:val="Hyperlink"/>
          </w:rPr>
          <w:t>Science Data Products ICD</w:t>
        </w:r>
      </w:hyperlink>
    </w:p>
    <w:p w14:paraId="270F433A" w14:textId="77777777" w:rsidR="00F42727" w:rsidRDefault="00F42727">
      <w:hyperlink r:id="rId131" w:history="1">
        <w:r>
          <w:rPr>
            <w:rStyle w:val="Hyperlink"/>
          </w:rPr>
          <w:t>GSSC Functional Requirements Document</w:t>
        </w:r>
      </w:hyperlink>
      <w:r>
        <w:t xml:space="preserve"> (433-RQMT-0002)</w:t>
      </w:r>
    </w:p>
    <w:p w14:paraId="0F92CBBC" w14:textId="77777777" w:rsidR="00F42727" w:rsidRDefault="00F42727">
      <w:hyperlink r:id="rId132" w:history="1">
        <w:r>
          <w:rPr>
            <w:rStyle w:val="Hyperlink"/>
          </w:rPr>
          <w:t>Ingest System Detailed Design Document</w:t>
        </w:r>
      </w:hyperlink>
      <w:r>
        <w:t xml:space="preserve"> (GSSC-0009)</w:t>
      </w:r>
    </w:p>
    <w:p w14:paraId="0D9E9F9A" w14:textId="77777777" w:rsidR="00F42727" w:rsidRDefault="00F42727">
      <w:r>
        <w:t>GSSC Standard Operating Environment Document</w:t>
      </w:r>
    </w:p>
    <w:p w14:paraId="195D822E" w14:textId="77777777" w:rsidR="00F42727" w:rsidRDefault="00F42727">
      <w:r>
        <w:t>LAT Science Analysis SAE Design Document</w:t>
      </w:r>
    </w:p>
    <w:p w14:paraId="3357F122" w14:textId="77777777" w:rsidR="00F42727" w:rsidRDefault="00F42727">
      <w:r>
        <w:t xml:space="preserve">HTM Documentation – </w:t>
      </w:r>
      <w:hyperlink r:id="rId133" w:history="1">
        <w:r>
          <w:rPr>
            <w:rStyle w:val="Hyperlink"/>
          </w:rPr>
          <w:t>http://skyserver.org/htm</w:t>
        </w:r>
      </w:hyperlink>
    </w:p>
    <w:p w14:paraId="4FCA77B2" w14:textId="77777777" w:rsidR="00F42727" w:rsidRDefault="00F42727">
      <w:r>
        <w:t xml:space="preserve">FITSIO User’s Guide – </w:t>
      </w:r>
      <w:hyperlink r:id="rId134" w:history="1">
        <w:r>
          <w:rPr>
            <w:rStyle w:val="Hyperlink"/>
          </w:rPr>
          <w:t>http://heasarc.gsfc.nasa.gov/docs/software/fitsio/fitsio.html</w:t>
        </w:r>
      </w:hyperlink>
      <w:r>
        <w:t xml:space="preserve"> </w:t>
      </w:r>
    </w:p>
    <w:p w14:paraId="255ED968" w14:textId="77777777" w:rsidR="00F42727" w:rsidRDefault="00F42727">
      <w:pPr>
        <w:pStyle w:val="Heading2"/>
        <w:pageBreakBefore/>
        <w:numPr>
          <w:numberingChange w:id="91" w:author="Tom Stephens" w:date="2011-12-07T12:44:00Z" w:original="%1:1:0:.%2:3:0:"/>
        </w:numPr>
      </w:pPr>
      <w:bookmarkStart w:id="92" w:name="_toc710"/>
      <w:bookmarkEnd w:id="92"/>
      <w:r>
        <w:lastRenderedPageBreak/>
        <w:t>Acronyms and Abbreviations</w:t>
      </w:r>
    </w:p>
    <w:p w14:paraId="42C73A48" w14:textId="77777777" w:rsidR="00F42727" w:rsidRDefault="00F42727"/>
    <w:p w14:paraId="7013AB47" w14:textId="77777777" w:rsidR="00F42727" w:rsidRDefault="00F42727">
      <w:r>
        <w:t>D1ev</w:t>
      </w:r>
      <w:r>
        <w:tab/>
      </w:r>
      <w:r>
        <w:tab/>
        <w:t>LAT Event/Extended Database</w:t>
      </w:r>
    </w:p>
    <w:p w14:paraId="3D9EBBCD" w14:textId="77777777" w:rsidR="00F42727" w:rsidRDefault="00F42727">
      <w:r>
        <w:t>D1ph</w:t>
      </w:r>
      <w:r>
        <w:tab/>
      </w:r>
      <w:r>
        <w:tab/>
        <w:t>LAT Photon Database</w:t>
      </w:r>
    </w:p>
    <w:p w14:paraId="0D978ECD" w14:textId="77777777" w:rsidR="00F42727" w:rsidRDefault="00F42727">
      <w:r>
        <w:t>D2</w:t>
      </w:r>
      <w:r>
        <w:tab/>
      </w:r>
      <w:r>
        <w:tab/>
        <w:t xml:space="preserve">LAT Pointing </w:t>
      </w:r>
      <w:proofErr w:type="spellStart"/>
      <w:r>
        <w:t>Livetime</w:t>
      </w:r>
      <w:proofErr w:type="spellEnd"/>
      <w:r>
        <w:t xml:space="preserve"> and Mode History Database.</w:t>
      </w:r>
    </w:p>
    <w:p w14:paraId="0A4E1476" w14:textId="77777777" w:rsidR="00F42727" w:rsidRDefault="00F42727">
      <w:r>
        <w:t>DASS</w:t>
      </w:r>
      <w:r>
        <w:tab/>
      </w:r>
      <w:r>
        <w:tab/>
        <w:t>Data Archive and Software Support</w:t>
      </w:r>
    </w:p>
    <w:p w14:paraId="70739901" w14:textId="77777777" w:rsidR="00F42727" w:rsidRDefault="00F42727">
      <w:r>
        <w:t>Dec</w:t>
      </w:r>
      <w:r>
        <w:tab/>
      </w:r>
      <w:r>
        <w:tab/>
        <w:t>Declination</w:t>
      </w:r>
    </w:p>
    <w:p w14:paraId="1DC1A6AA" w14:textId="77777777" w:rsidR="00F42727" w:rsidRDefault="00F42727">
      <w:r>
        <w:t>FITS</w:t>
      </w:r>
      <w:r>
        <w:tab/>
      </w:r>
      <w:r>
        <w:tab/>
        <w:t>Flexible Image Transport System</w:t>
      </w:r>
    </w:p>
    <w:p w14:paraId="29237F6E" w14:textId="77777777" w:rsidR="00F42727" w:rsidRDefault="00F42727">
      <w:r>
        <w:t>FTP</w:t>
      </w:r>
      <w:r>
        <w:tab/>
      </w:r>
      <w:r>
        <w:tab/>
        <w:t>File Transfer Protocol</w:t>
      </w:r>
    </w:p>
    <w:p w14:paraId="51DC773A" w14:textId="77777777" w:rsidR="00F42727" w:rsidRDefault="00F42727">
      <w:r>
        <w:t>GeV</w:t>
      </w:r>
      <w:r>
        <w:tab/>
      </w:r>
      <w:r>
        <w:tab/>
        <w:t>Giga electron Volts = 10</w:t>
      </w:r>
      <w:r>
        <w:rPr>
          <w:vertAlign w:val="superscript"/>
        </w:rPr>
        <w:t>9</w:t>
      </w:r>
      <w:r>
        <w:t xml:space="preserve"> eV</w:t>
      </w:r>
    </w:p>
    <w:p w14:paraId="11D6C4DD" w14:textId="77777777" w:rsidR="00F42727" w:rsidRDefault="00F42727">
      <w:r>
        <w:t>Fermi</w:t>
      </w:r>
      <w:r>
        <w:tab/>
      </w:r>
      <w:r>
        <w:tab/>
      </w:r>
      <w:proofErr w:type="spellStart"/>
      <w:r>
        <w:t>Fermi</w:t>
      </w:r>
      <w:proofErr w:type="spellEnd"/>
      <w:r>
        <w:t xml:space="preserve"> Gamma-ray Space Telescope</w:t>
      </w:r>
    </w:p>
    <w:p w14:paraId="774B0F20" w14:textId="77777777" w:rsidR="00F42727" w:rsidRDefault="00F42727">
      <w:r>
        <w:t>FSSC</w:t>
      </w:r>
      <w:r>
        <w:tab/>
      </w:r>
      <w:r>
        <w:tab/>
      </w:r>
      <w:smartTag w:uri="urn:schemas-microsoft-com:office:smarttags" w:element="place">
        <w:smartTag w:uri="urn:schemas-microsoft-com:office:smarttags" w:element="PlaceName">
          <w:r>
            <w:t>Fermi</w:t>
          </w:r>
        </w:smartTag>
        <w:r>
          <w:t xml:space="preserve"> </w:t>
        </w:r>
        <w:smartTag w:uri="urn:schemas-microsoft-com:office:smarttags" w:element="PlaceName">
          <w:r>
            <w:t>Science</w:t>
          </w:r>
        </w:smartTag>
        <w:r>
          <w:t xml:space="preserve"> </w:t>
        </w:r>
        <w:smartTag w:uri="urn:schemas-microsoft-com:office:smarttags" w:element="PlaceName">
          <w:r>
            <w:t>Support</w:t>
          </w:r>
        </w:smartTag>
        <w:r>
          <w:t xml:space="preserve"> </w:t>
        </w:r>
        <w:smartTag w:uri="urn:schemas-microsoft-com:office:smarttags" w:element="PlaceType">
          <w:r>
            <w:t>Center</w:t>
          </w:r>
        </w:smartTag>
      </w:smartTag>
    </w:p>
    <w:p w14:paraId="15902B59" w14:textId="77777777" w:rsidR="00F42727" w:rsidRDefault="00F42727">
      <w:r>
        <w:t>HTM</w:t>
      </w:r>
      <w:r>
        <w:tab/>
      </w:r>
      <w:r>
        <w:tab/>
        <w:t>Hierarchical Triangular Mesh</w:t>
      </w:r>
    </w:p>
    <w:p w14:paraId="56DBBE63" w14:textId="77777777" w:rsidR="00F42727" w:rsidRDefault="00F42727">
      <w:r>
        <w:t>ICD</w:t>
      </w:r>
      <w:r>
        <w:tab/>
      </w:r>
      <w:r>
        <w:tab/>
        <w:t>Interface Control Document</w:t>
      </w:r>
    </w:p>
    <w:p w14:paraId="4723B9A0" w14:textId="77777777" w:rsidR="00F42727" w:rsidRDefault="00F42727">
      <w:r>
        <w:t>IOC</w:t>
      </w:r>
      <w:r>
        <w:tab/>
      </w:r>
      <w:r>
        <w:tab/>
      </w:r>
      <w:smartTag w:uri="urn:schemas-microsoft-com:office:smarttags" w:element="place">
        <w:smartTag w:uri="urn:schemas-microsoft-com:office:smarttags" w:element="PlaceName">
          <w:r>
            <w:t>Instrument</w:t>
          </w:r>
        </w:smartTag>
        <w:r>
          <w:t xml:space="preserve"> </w:t>
        </w:r>
        <w:smartTag w:uri="urn:schemas-microsoft-com:office:smarttags" w:element="PlaceName">
          <w:r>
            <w:t>Operations</w:t>
          </w:r>
        </w:smartTag>
        <w:r>
          <w:t xml:space="preserve"> </w:t>
        </w:r>
        <w:smartTag w:uri="urn:schemas-microsoft-com:office:smarttags" w:element="PlaceType">
          <w:r>
            <w:t>Center</w:t>
          </w:r>
        </w:smartTag>
      </w:smartTag>
    </w:p>
    <w:p w14:paraId="40950AEA" w14:textId="77777777" w:rsidR="00F42727" w:rsidRDefault="00F42727">
      <w:r>
        <w:t>LAT</w:t>
      </w:r>
      <w:r>
        <w:tab/>
      </w:r>
      <w:r>
        <w:tab/>
        <w:t>Large Area Telescope</w:t>
      </w:r>
    </w:p>
    <w:p w14:paraId="30D07A0B" w14:textId="77777777" w:rsidR="00F42727" w:rsidRDefault="00F42727">
      <w:r>
        <w:t>LISOC</w:t>
      </w:r>
      <w:r>
        <w:tab/>
      </w:r>
      <w:r>
        <w:tab/>
        <w:t xml:space="preserve">LAT Instrument and </w:t>
      </w:r>
      <w:smartTag w:uri="urn:schemas-microsoft-com:office:smarttags" w:element="place">
        <w:smartTag w:uri="urn:schemas-microsoft-com:office:smarttags" w:element="PlaceName">
          <w:r>
            <w:t>Science</w:t>
          </w:r>
        </w:smartTag>
        <w:r>
          <w:t xml:space="preserve"> </w:t>
        </w:r>
        <w:smartTag w:uri="urn:schemas-microsoft-com:office:smarttags" w:element="PlaceName">
          <w:r>
            <w:t>Operations</w:t>
          </w:r>
        </w:smartTag>
        <w:r>
          <w:t xml:space="preserve"> </w:t>
        </w:r>
        <w:smartTag w:uri="urn:schemas-microsoft-com:office:smarttags" w:element="PlaceType">
          <w:r>
            <w:t>Center</w:t>
          </w:r>
        </w:smartTag>
      </w:smartTag>
    </w:p>
    <w:p w14:paraId="48E6B2F7" w14:textId="77777777" w:rsidR="00F42727" w:rsidRDefault="00F42727">
      <w:proofErr w:type="gramStart"/>
      <w:r>
        <w:t>MET</w:t>
      </w:r>
      <w:r>
        <w:tab/>
      </w:r>
      <w:r>
        <w:tab/>
        <w:t>Mission</w:t>
      </w:r>
      <w:proofErr w:type="gramEnd"/>
      <w:r>
        <w:t xml:space="preserve"> Elapsed Time</w:t>
      </w:r>
    </w:p>
    <w:p w14:paraId="556C85B2" w14:textId="77777777" w:rsidR="00F42727" w:rsidRDefault="00F42727">
      <w:r>
        <w:t>MeV</w:t>
      </w:r>
      <w:r>
        <w:tab/>
      </w:r>
      <w:r>
        <w:tab/>
        <w:t>Mega electron Volts = 10</w:t>
      </w:r>
      <w:r>
        <w:rPr>
          <w:vertAlign w:val="superscript"/>
        </w:rPr>
        <w:t>6</w:t>
      </w:r>
      <w:r>
        <w:t xml:space="preserve"> eV</w:t>
      </w:r>
    </w:p>
    <w:p w14:paraId="3F51E0F2" w14:textId="77777777" w:rsidR="00F42727" w:rsidRDefault="00F42727">
      <w:r>
        <w:t>MJD</w:t>
      </w:r>
      <w:r>
        <w:tab/>
      </w:r>
      <w:r>
        <w:tab/>
        <w:t>Modified Julian Date</w:t>
      </w:r>
    </w:p>
    <w:p w14:paraId="432F713D" w14:textId="77777777" w:rsidR="00F42727" w:rsidRDefault="00F42727">
      <w:r>
        <w:t>RA</w:t>
      </w:r>
      <w:r>
        <w:tab/>
      </w:r>
      <w:r>
        <w:tab/>
        <w:t>Right Ascension</w:t>
      </w:r>
    </w:p>
    <w:p w14:paraId="0E181C63" w14:textId="77777777" w:rsidR="00F42727" w:rsidRDefault="00F42727">
      <w:r>
        <w:t>SAE</w:t>
      </w:r>
      <w:r>
        <w:tab/>
      </w:r>
      <w:r>
        <w:tab/>
        <w:t>Standard Analysis Environment</w:t>
      </w:r>
    </w:p>
    <w:p w14:paraId="4E05B2AB" w14:textId="77777777" w:rsidR="00F42727" w:rsidRDefault="00F42727">
      <w:r>
        <w:t>SDSS</w:t>
      </w:r>
      <w:r>
        <w:tab/>
      </w:r>
      <w:r>
        <w:tab/>
        <w:t>Sloan Digital Sky Survey</w:t>
      </w:r>
    </w:p>
    <w:p w14:paraId="4BA42682" w14:textId="77777777" w:rsidR="00F42727" w:rsidRDefault="00F42727"/>
    <w:p w14:paraId="736621A4" w14:textId="77777777" w:rsidR="00F42727" w:rsidRDefault="00F42727">
      <w:pPr>
        <w:pStyle w:val="Heading1"/>
        <w:pageBreakBefore/>
        <w:numPr>
          <w:numberingChange w:id="93" w:author="Tom Stephens" w:date="2011-12-07T12:44:00Z" w:original="%1:2:0:"/>
        </w:numPr>
      </w:pPr>
      <w:bookmarkStart w:id="94" w:name="_toc734"/>
      <w:bookmarkStart w:id="95" w:name="_Ref105309657"/>
      <w:bookmarkEnd w:id="94"/>
      <w:r>
        <w:lastRenderedPageBreak/>
        <w:t>General Description</w:t>
      </w:r>
      <w:bookmarkEnd w:id="95"/>
    </w:p>
    <w:p w14:paraId="3025774E" w14:textId="77777777" w:rsidR="00F42727" w:rsidRDefault="00F42727">
      <w:r>
        <w:tab/>
        <w:t>The database system to serve out the LAT event, photon and spacecraft data consists of four main components</w:t>
      </w:r>
      <w:proofErr w:type="gramStart"/>
      <w:r>
        <w:t>:  the</w:t>
      </w:r>
      <w:proofErr w:type="gramEnd"/>
      <w:r>
        <w:t xml:space="preserve"> User (web) Interface, </w:t>
      </w:r>
      <w:proofErr w:type="gramStart"/>
      <w:r>
        <w:t xml:space="preserve">the </w:t>
      </w:r>
      <w:proofErr w:type="spellStart"/>
      <w:r>
        <w:t>QueueManager</w:t>
      </w:r>
      <w:proofErr w:type="spellEnd"/>
      <w:proofErr w:type="gramEnd"/>
      <w:r>
        <w:t xml:space="preserve">, </w:t>
      </w:r>
      <w:proofErr w:type="gramStart"/>
      <w:r>
        <w:t>the database</w:t>
      </w:r>
      <w:proofErr w:type="gramEnd"/>
      <w:r>
        <w:t xml:space="preserve"> servers and the ingest system.  These systems interact with a MySQL database.  The general relationship between the various parts of the system is shown in </w:t>
      </w:r>
      <w:r>
        <w:fldChar w:fldCharType="begin"/>
      </w:r>
      <w:r>
        <w:instrText xml:space="preserve"> REF _Ref102536139 \h </w:instrText>
      </w:r>
      <w:r>
        <w:fldChar w:fldCharType="separate"/>
      </w:r>
      <w:r>
        <w:t>Figure 1</w:t>
      </w:r>
      <w:r>
        <w:fldChar w:fldCharType="end"/>
      </w:r>
      <w:r>
        <w:t>.  Each part of the system performs a different function and may consist of several programs.  Each is briefly described in the following subsections.</w:t>
      </w:r>
    </w:p>
    <w:p w14:paraId="285EC660" w14:textId="77777777" w:rsidR="00F42727" w:rsidRDefault="00A044B9">
      <w:pPr>
        <w:keepNext/>
        <w:jc w:val="center"/>
      </w:pPr>
      <w:r>
        <w:pict w14:anchorId="4D9A4679">
          <v:shape id="_x0000_i1025" type="#_x0000_t75" style="width:5in;height:214.5pt" filled="t">
            <v:fill color2="black"/>
            <v:imagedata r:id="rId135" o:title="" croptop="7829f" cropbottom="8703f" cropleft="6527f" cropright="3250f"/>
          </v:shape>
        </w:pict>
      </w:r>
    </w:p>
    <w:p w14:paraId="56ED1EF3" w14:textId="77777777" w:rsidR="00F42727" w:rsidRDefault="00F42727">
      <w:pPr>
        <w:pStyle w:val="Caption"/>
        <w:rPr>
          <w:b w:val="0"/>
        </w:rPr>
      </w:pPr>
      <w:bookmarkStart w:id="96" w:name="_Ref102536139"/>
      <w:r>
        <w:t xml:space="preserve">Figure </w:t>
      </w:r>
      <w:fldSimple w:instr=" SEQ &quot;Figure&quot; \*Arabic ">
        <w:r>
          <w:t>1</w:t>
        </w:r>
      </w:fldSimple>
      <w:bookmarkEnd w:id="96"/>
      <w:r>
        <w:t xml:space="preserve"> - </w:t>
      </w:r>
      <w:r>
        <w:rPr>
          <w:b w:val="0"/>
        </w:rPr>
        <w:t>Basic design of the database system.  Arrows show the connections between the various components and the direction of data flow.</w:t>
      </w:r>
    </w:p>
    <w:p w14:paraId="61C93474" w14:textId="77777777" w:rsidR="00F42727" w:rsidRDefault="00F42727"/>
    <w:p w14:paraId="7EEE40B8" w14:textId="77777777" w:rsidR="00F42727" w:rsidRDefault="00F42727">
      <w:r>
        <w:tab/>
        <w:t>The system is designed to operate on a cluster or clusters of workstations communicating by TCP/IP connections in a client/server relationship with defined messages passing back and forth to control the processing and delivery of data to the servers and the user.  The system also makes use of a MySQL database to record information about the data in the server as well as the queries that have been requested, are being processed or have been completed.</w:t>
      </w:r>
    </w:p>
    <w:p w14:paraId="1535D958" w14:textId="77777777" w:rsidR="00F42727" w:rsidRDefault="00F42727"/>
    <w:p w14:paraId="4DDFBA3E" w14:textId="77777777" w:rsidR="00F42727" w:rsidRDefault="00F42727">
      <w:r>
        <w:tab/>
        <w:t>A more current although slightly busier version of the basic design can be seen in Figure 2.  This includes what machine each component generally runs on.</w:t>
      </w:r>
    </w:p>
    <w:p w14:paraId="1AF8BBFC" w14:textId="77777777" w:rsidR="00F42727" w:rsidRDefault="00F42727"/>
    <w:p w14:paraId="535075C2" w14:textId="77777777" w:rsidR="00F42727" w:rsidRDefault="00000000">
      <w:r>
        <w:lastRenderedPageBreak/>
        <w:pict w14:anchorId="5C2B72C0">
          <v:shape id="_x0000_s2065" type="#_x0000_t202" style="position:absolute;margin-left:0;margin-top:-539.2pt;width:467.85pt;height:289.45pt;z-index:15;mso-wrap-distance-left:0;mso-wrap-distance-right:0;mso-position-horizontal:center" stroked="f">
            <v:fill color2="black"/>
            <v:textbox inset="0,0,0,0">
              <w:txbxContent>
                <w:p w14:paraId="10DD2B4E" w14:textId="77777777" w:rsidR="00F42727" w:rsidRDefault="00000000">
                  <w:pPr>
                    <w:pStyle w:val="Figure"/>
                  </w:pPr>
                  <w:r>
                    <w:rPr>
                      <w:b w:val="0"/>
                      <w:bCs w:val="0"/>
                    </w:rPr>
                    <w:pict w14:anchorId="7EA5AA9C">
                      <v:shape id="_x0000_i1027" type="#_x0000_t75" style="width:467.5pt;height:262.5pt" filled="t">
                        <v:fill color2="black"/>
                        <v:imagedata r:id="rId136" o:title=""/>
                      </v:shape>
                    </w:pict>
                  </w:r>
                  <w:r w:rsidR="00F42727">
                    <w:t xml:space="preserve">Figure </w:t>
                  </w:r>
                  <w:fldSimple w:instr=" SEQ &quot;Figure&quot; \*Arabic ">
                    <w:r w:rsidR="00F42727">
                      <w:t>2</w:t>
                    </w:r>
                  </w:fldSimple>
                  <w:r w:rsidR="00F42727">
                    <w:t xml:space="preserve">: </w:t>
                  </w:r>
                  <w:proofErr w:type="spellStart"/>
                  <w:r w:rsidR="00F42727">
                    <w:t>Dataserver</w:t>
                  </w:r>
                  <w:proofErr w:type="spellEnd"/>
                  <w:r w:rsidR="00F42727">
                    <w:t xml:space="preserve"> components and their host machines.</w:t>
                  </w:r>
                  <w:ins w:id="97" w:author="Tom Stephens" w:date="2011-12-07T13:30:00Z">
                    <w:r w:rsidR="003B1D17">
                      <w:t xml:space="preserve">  Note</w:t>
                    </w:r>
                    <w:proofErr w:type="gramStart"/>
                    <w:r w:rsidR="003B1D17">
                      <w:t>:  New</w:t>
                    </w:r>
                    <w:proofErr w:type="gramEnd"/>
                    <w:r w:rsidR="003B1D17">
                      <w:t xml:space="preserve"> hardware purchases have the event server processes running on g</w:t>
                    </w:r>
                  </w:ins>
                  <w:ins w:id="98" w:author="Tom Stephens" w:date="2011-12-07T13:31:00Z">
                    <w:r w:rsidR="003B1D17">
                      <w:t xml:space="preserve">lutton as </w:t>
                    </w:r>
                    <w:proofErr w:type="spellStart"/>
                    <w:r w:rsidR="003B1D17">
                      <w:t>hygd</w:t>
                    </w:r>
                    <w:proofErr w:type="spellEnd"/>
                    <w:r w:rsidR="003B1D17">
                      <w:t xml:space="preserve"> has been retired.</w:t>
                    </w:r>
                  </w:ins>
                </w:p>
              </w:txbxContent>
            </v:textbox>
            <w10:wrap type="topAndBottom"/>
          </v:shape>
        </w:pict>
      </w:r>
    </w:p>
    <w:p w14:paraId="50C26AB1" w14:textId="77777777" w:rsidR="00F42727" w:rsidRDefault="00F42727">
      <w:pPr>
        <w:pStyle w:val="Heading2"/>
        <w:numPr>
          <w:numberingChange w:id="99" w:author="Tom Stephens" w:date="2011-12-07T12:44:00Z" w:original="%1:2:0:.%2:1:0:"/>
        </w:numPr>
      </w:pPr>
      <w:bookmarkStart w:id="100" w:name="_toc744"/>
      <w:bookmarkEnd w:id="100"/>
      <w:r>
        <w:t>Basic Data Flow</w:t>
      </w:r>
    </w:p>
    <w:p w14:paraId="4D83F2A0" w14:textId="77777777" w:rsidR="00F42727" w:rsidRDefault="00F42727">
      <w:r>
        <w:tab/>
        <w:t xml:space="preserve">A query begins when the user inputs the search criteria on the web interface page.  This data is sent to the </w:t>
      </w:r>
      <w:proofErr w:type="spellStart"/>
      <w:r>
        <w:t>QueueManager</w:t>
      </w:r>
      <w:proofErr w:type="spellEnd"/>
      <w:r>
        <w:t xml:space="preserve"> which validates the query information, assigns a priority to the query, and submits it to the relevant database servers.  The servers place the query in the appropriate queue based on the priority assigned by the </w:t>
      </w:r>
      <w:proofErr w:type="spellStart"/>
      <w:r>
        <w:t>QueueManager</w:t>
      </w:r>
      <w:proofErr w:type="spellEnd"/>
      <w:r>
        <w:t xml:space="preserve">.  A message is then sent to the </w:t>
      </w:r>
      <w:proofErr w:type="spellStart"/>
      <w:r>
        <w:t>QueueManager</w:t>
      </w:r>
      <w:proofErr w:type="spellEnd"/>
      <w:r>
        <w:t xml:space="preserve"> with the estimated time until the query will be completed.</w:t>
      </w:r>
    </w:p>
    <w:p w14:paraId="59FFB44C" w14:textId="77777777" w:rsidR="00F42727" w:rsidRDefault="00F42727">
      <w:r>
        <w:tab/>
        <w:t xml:space="preserve">Once the time estimates are received from all servers involved in the query, the </w:t>
      </w:r>
      <w:proofErr w:type="spellStart"/>
      <w:r>
        <w:t>QueueManager</w:t>
      </w:r>
      <w:proofErr w:type="spellEnd"/>
      <w:r>
        <w:t xml:space="preserve"> notifies web script of the estimated completion time.  This causes a new page to be displayed informing the user of the query ID, the estimated time to completion and providing a link to a second script which will display the results of the query.  It also provides the option of the user receiving an e-mail notification when the query is complete.</w:t>
      </w:r>
      <w:ins w:id="101" w:author="Tom Stephens" w:date="2011-12-07T13:41:00Z">
        <w:r w:rsidR="005E4922">
          <w:t xml:space="preserve"> (</w:t>
        </w:r>
        <w:r w:rsidR="005E4922" w:rsidRPr="005E4922">
          <w:rPr>
            <w:i/>
            <w:rPrChange w:id="102" w:author="Tom Stephens" w:date="2011-12-07T13:42:00Z">
              <w:rPr/>
            </w:rPrChange>
          </w:rPr>
          <w:t>Note: e-mail notification is currently disabled</w:t>
        </w:r>
      </w:ins>
      <w:ins w:id="103" w:author="Tom Stephens" w:date="2011-12-07T13:42:00Z">
        <w:r w:rsidR="005E4922" w:rsidRPr="005E4922">
          <w:rPr>
            <w:i/>
            <w:rPrChange w:id="104" w:author="Tom Stephens" w:date="2011-12-07T13:42:00Z">
              <w:rPr/>
            </w:rPrChange>
          </w:rPr>
          <w:t>.</w:t>
        </w:r>
        <w:r w:rsidR="005E4922">
          <w:t>)</w:t>
        </w:r>
      </w:ins>
    </w:p>
    <w:p w14:paraId="41B4AF16" w14:textId="77777777" w:rsidR="00F42727" w:rsidRDefault="00F42727">
      <w:r>
        <w:tab/>
        <w:t xml:space="preserve">When a query reaches the top of its queue, the data is retrieved by the servers and placed on a public FTP site for 3 days.  A </w:t>
      </w:r>
      <w:proofErr w:type="spellStart"/>
      <w:r>
        <w:t>perl</w:t>
      </w:r>
      <w:proofErr w:type="spellEnd"/>
      <w:r>
        <w:t xml:space="preserve"> script runs nightly on the </w:t>
      </w:r>
      <w:proofErr w:type="spellStart"/>
      <w:r>
        <w:t>dataserver</w:t>
      </w:r>
      <w:proofErr w:type="spellEnd"/>
      <w:r>
        <w:t xml:space="preserve"> to remove queries older than the expiration time.  Currently, after 3 days, queries are no longer visible through the web interface but can still be retrieved through ftp.  After 7 days, queries are deleted although this can be shortened if disk space issues force it.  The </w:t>
      </w:r>
      <w:proofErr w:type="spellStart"/>
      <w:r>
        <w:t>QueueManager</w:t>
      </w:r>
      <w:proofErr w:type="spellEnd"/>
      <w:r>
        <w:t xml:space="preserve"> is informed that the query is complete and is removed from the list of open queries on both the servers and the </w:t>
      </w:r>
      <w:proofErr w:type="spellStart"/>
      <w:r>
        <w:t>QueueManager</w:t>
      </w:r>
      <w:proofErr w:type="spellEnd"/>
      <w:r>
        <w:t xml:space="preserve">.  If the user requested e-mail notification, the </w:t>
      </w:r>
      <w:proofErr w:type="spellStart"/>
      <w:r>
        <w:t>QueueManager</w:t>
      </w:r>
      <w:proofErr w:type="spellEnd"/>
      <w:r>
        <w:t xml:space="preserve"> will send the e-mail before removing the query from its list.</w:t>
      </w:r>
    </w:p>
    <w:p w14:paraId="4BADB2E9" w14:textId="77777777" w:rsidR="00F42727" w:rsidRDefault="00F42727">
      <w:r>
        <w:tab/>
        <w:t xml:space="preserve">The second web script checks to see if the query has been completed.  If not, it provides the user with an estimate of the remaining time before </w:t>
      </w:r>
      <w:proofErr w:type="gramStart"/>
      <w:r>
        <w:t>the completion</w:t>
      </w:r>
      <w:proofErr w:type="gramEnd"/>
      <w:r>
        <w:t>.  If the query has been completed, the script provides the user with a summary of the query parameters and links to the data on the FTP site which they can download.</w:t>
      </w:r>
    </w:p>
    <w:p w14:paraId="61B57F44" w14:textId="77777777" w:rsidR="00F42727" w:rsidRDefault="00F42727">
      <w:pPr>
        <w:pStyle w:val="Heading2"/>
        <w:numPr>
          <w:numberingChange w:id="105" w:author="Tom Stephens" w:date="2011-12-07T12:44:00Z" w:original="%1:2:0:.%2:2:0:"/>
        </w:numPr>
      </w:pPr>
      <w:bookmarkStart w:id="106" w:name="_toc749"/>
      <w:bookmarkEnd w:id="106"/>
      <w:r>
        <w:t>User Interface</w:t>
      </w:r>
    </w:p>
    <w:p w14:paraId="0AE03FC1" w14:textId="77777777" w:rsidR="00F42727" w:rsidRDefault="00F42727">
      <w:r>
        <w:tab/>
        <w:t xml:space="preserve">The user interface has two distinct parts designed for different purposes.  The first, a web interface, is the default interface that will be used by the world at large to interact with the </w:t>
      </w:r>
      <w:r>
        <w:lastRenderedPageBreak/>
        <w:t xml:space="preserve">system.  The second is a command line executable interface designed to be used by the system maintainers and testers and </w:t>
      </w:r>
      <w:del w:id="107" w:author="Tom Stephens" w:date="2011-12-07T13:47:00Z">
        <w:r w:rsidDel="005E4922">
          <w:delText xml:space="preserve">not </w:delText>
        </w:r>
      </w:del>
      <w:r>
        <w:t>will not be generally available to the public.  The command line interface is not yet fully implemented.</w:t>
      </w:r>
    </w:p>
    <w:p w14:paraId="57FA7FBE" w14:textId="77777777" w:rsidR="00F42727" w:rsidRDefault="00F42727">
      <w:pPr>
        <w:pStyle w:val="Heading3"/>
        <w:numPr>
          <w:numberingChange w:id="108" w:author="Tom Stephens" w:date="2011-12-07T12:44:00Z" w:original="%1:2:0:.%2:2:0:.%3:1:0:"/>
        </w:numPr>
      </w:pPr>
      <w:bookmarkStart w:id="109" w:name="_toc751"/>
      <w:bookmarkEnd w:id="109"/>
      <w:r>
        <w:t>Web Interface</w:t>
      </w:r>
    </w:p>
    <w:p w14:paraId="40037171" w14:textId="77777777" w:rsidR="00F42727" w:rsidRDefault="00F42727">
      <w:r>
        <w:tab/>
        <w:t xml:space="preserve">The web interface is </w:t>
      </w:r>
      <w:proofErr w:type="gramStart"/>
      <w:r>
        <w:t>the</w:t>
      </w:r>
      <w:proofErr w:type="gramEnd"/>
      <w:r>
        <w:t xml:space="preserve"> visible portion of the data system.  It </w:t>
      </w:r>
      <w:ins w:id="110" w:author="Tom Stephens" w:date="2011-12-07T13:48:00Z">
        <w:r w:rsidR="005E4922">
          <w:t>wa</w:t>
        </w:r>
      </w:ins>
      <w:del w:id="111" w:author="Tom Stephens" w:date="2011-12-07T13:48:00Z">
        <w:r w:rsidDel="005E4922">
          <w:delText>i</w:delText>
        </w:r>
      </w:del>
      <w:r>
        <w:t xml:space="preserve">s modeled to look </w:t>
      </w:r>
      <w:proofErr w:type="gramStart"/>
      <w:r>
        <w:t>similar to</w:t>
      </w:r>
      <w:proofErr w:type="gramEnd"/>
      <w:r>
        <w:t xml:space="preserve"> the HEASARC Browse data archive system and </w:t>
      </w:r>
      <w:del w:id="112" w:author="Tom Stephens" w:date="2011-12-07T13:48:00Z">
        <w:r w:rsidDel="005E4922">
          <w:delText>in fact will</w:delText>
        </w:r>
      </w:del>
      <w:ins w:id="113" w:author="Tom Stephens" w:date="2011-12-07T13:48:00Z">
        <w:r w:rsidR="005E4922">
          <w:t>was planned to</w:t>
        </w:r>
      </w:ins>
      <w:r>
        <w:t xml:space="preserve"> be linked to from that system.  The web interface consists of two scripts written in Perl CGI.</w:t>
      </w:r>
    </w:p>
    <w:p w14:paraId="5F23D896" w14:textId="77777777" w:rsidR="00F42727" w:rsidRDefault="00F42727">
      <w:r>
        <w:tab/>
        <w:t>The first script presents a web page allowing the user to input their search parameters and select the database(s) to be queried for the data.  The script will allow entry of a source position or name, a time range to perform the search on and an energy range.</w:t>
      </w:r>
    </w:p>
    <w:p w14:paraId="7D38D8D7" w14:textId="77777777" w:rsidR="00F42727" w:rsidRDefault="00F42727">
      <w:r>
        <w:tab/>
        <w:t xml:space="preserve">When the submit button is clicked, the script does some basic range checking on the data to make sure it is valid.  If </w:t>
      </w:r>
      <w:proofErr w:type="gramStart"/>
      <w:r>
        <w:t>not</w:t>
      </w:r>
      <w:proofErr w:type="gramEnd"/>
      <w:r>
        <w:t xml:space="preserve"> a message is given to the </w:t>
      </w:r>
      <w:proofErr w:type="gramStart"/>
      <w:r>
        <w:t>user</w:t>
      </w:r>
      <w:proofErr w:type="gramEnd"/>
      <w:r>
        <w:t xml:space="preserve"> and the data can be corrected.  If it is valid, the script establishes a TCP/IP connection to the </w:t>
      </w:r>
      <w:proofErr w:type="spellStart"/>
      <w:r>
        <w:t>QueueManager</w:t>
      </w:r>
      <w:proofErr w:type="spellEnd"/>
      <w:r>
        <w:t xml:space="preserve"> and sends the query data across the connection.  This connection is held open until a response is received from the </w:t>
      </w:r>
      <w:proofErr w:type="spellStart"/>
      <w:r>
        <w:t>QueueManager</w:t>
      </w:r>
      <w:proofErr w:type="spellEnd"/>
      <w:r>
        <w:t>.</w:t>
      </w:r>
    </w:p>
    <w:p w14:paraId="08E3B4F5" w14:textId="77777777" w:rsidR="00F42727" w:rsidRDefault="00F42727">
      <w:r>
        <w:tab/>
        <w:t xml:space="preserve">Once the query data is submitted, the script will receive a message from the </w:t>
      </w:r>
      <w:proofErr w:type="spellStart"/>
      <w:r>
        <w:t>QueueManager</w:t>
      </w:r>
      <w:proofErr w:type="spellEnd"/>
      <w:r>
        <w:t xml:space="preserve"> indicating either that there was a problem with the data and indicating the type of problem or that the query was successfully submitted and indicating the estimated time to query completion.  If the query parameters had an error, the nature of the error will be presented to the </w:t>
      </w:r>
      <w:proofErr w:type="gramStart"/>
      <w:r>
        <w:t>user</w:t>
      </w:r>
      <w:proofErr w:type="gramEnd"/>
      <w:r>
        <w:t xml:space="preserve"> and they will have an opportunity to correct the data and resubmit the query. </w:t>
      </w:r>
    </w:p>
    <w:p w14:paraId="22A1D06E" w14:textId="77777777" w:rsidR="00F42727" w:rsidRDefault="00F42727">
      <w:r>
        <w:tab/>
        <w:t xml:space="preserve">If there were no errors in the data, the user will be presented with a page that lists the query parameters that were transmitted to the </w:t>
      </w:r>
      <w:proofErr w:type="gramStart"/>
      <w:r>
        <w:t>server, and</w:t>
      </w:r>
      <w:proofErr w:type="gramEnd"/>
      <w:r>
        <w:t xml:space="preserve"> informs the user of the estimated time until the query </w:t>
      </w:r>
      <w:proofErr w:type="gramStart"/>
      <w:r>
        <w:t>will be</w:t>
      </w:r>
      <w:proofErr w:type="gramEnd"/>
      <w:r>
        <w:t xml:space="preserve"> completed.  It then provides a link to the second web script that will display the results of the query.  Finally, the page presents a small form allowing the user to enter their e-mail address if they wish to be informed by e-mail of the query completion.  This may be desirable as some queries, especially those going to the event database, may take many minutes or even hours to complete and the user may not want to sit around that long to check periodically to see if the query is done.</w:t>
      </w:r>
    </w:p>
    <w:p w14:paraId="34C5D2FE" w14:textId="77777777" w:rsidR="00F42727" w:rsidRDefault="00F42727">
      <w:r>
        <w:tab/>
        <w:t>The second script that makes up the web interface is a script designed to present the results of the query to the user.  If loaded via the link on the previous page, it checks to see if the specified query has been completed.  If it has been completed, the page lists a summary of the query parameters that generated the data and a list of all the files containing the query results.  For each file, the</w:t>
      </w:r>
      <w:ins w:id="114" w:author="Tom Stephens" w:date="2011-12-07T13:55:00Z">
        <w:r w:rsidR="00BE111E">
          <w:t>re</w:t>
        </w:r>
      </w:ins>
      <w:r>
        <w:t xml:space="preserve"> </w:t>
      </w:r>
      <w:del w:id="115" w:author="Tom Stephens" w:date="2011-12-07T13:55:00Z">
        <w:r w:rsidDel="00BE111E">
          <w:delText xml:space="preserve">name </w:delText>
        </w:r>
      </w:del>
      <w:r>
        <w:t xml:space="preserve">is a link to the data on the FTP server and basic statistics such as file size and </w:t>
      </w:r>
      <w:del w:id="116" w:author="Tom Stephens" w:date="2011-12-07T13:54:00Z">
        <w:r w:rsidDel="00BE111E">
          <w:delText xml:space="preserve">checksum </w:delText>
        </w:r>
      </w:del>
      <w:ins w:id="117" w:author="Tom Stephens" w:date="2011-12-07T13:54:00Z">
        <w:r w:rsidR="00BE111E">
          <w:t xml:space="preserve">number of events </w:t>
        </w:r>
      </w:ins>
      <w:r>
        <w:t>are presented.</w:t>
      </w:r>
    </w:p>
    <w:p w14:paraId="243C3B9B" w14:textId="77777777" w:rsidR="00F42727" w:rsidRDefault="00F42727">
      <w:r>
        <w:tab/>
        <w:t xml:space="preserve">If the query is not yet finished, the page will display a message informing the user of the fact and indicating the estimated remaining time until the query </w:t>
      </w:r>
      <w:proofErr w:type="gramStart"/>
      <w:r>
        <w:t>will be</w:t>
      </w:r>
      <w:proofErr w:type="gramEnd"/>
      <w:r>
        <w:t xml:space="preserve"> done.  In both cases, the page will contain a form at the bottom allowing the user to enter the query ID supplied by the first script for a different query to check on its status if desired.</w:t>
      </w:r>
      <w:ins w:id="118" w:author="Tom Stephens" w:date="2011-12-07T13:56:00Z">
        <w:r w:rsidR="00BE111E">
          <w:t xml:space="preserve"> (</w:t>
        </w:r>
        <w:r w:rsidR="00BE111E" w:rsidRPr="00BE111E">
          <w:rPr>
            <w:i/>
            <w:rPrChange w:id="119" w:author="Tom Stephens" w:date="2011-12-07T13:56:00Z">
              <w:rPr/>
            </w:rPrChange>
          </w:rPr>
          <w:t>Note:  This seems to be disabled in the new interface.</w:t>
        </w:r>
        <w:r w:rsidR="00BE111E">
          <w:t>)</w:t>
        </w:r>
      </w:ins>
    </w:p>
    <w:p w14:paraId="35C78146" w14:textId="77777777" w:rsidR="00F42727" w:rsidRDefault="00F42727">
      <w:r>
        <w:tab/>
        <w:t>If the script is loaded directly in the browser, the user will be presented with a small form allowing them to enter the query ID of the query that they wish to check the results of.  Once the query ID is entered, the script proceeds as if linked to from the query submission script.</w:t>
      </w:r>
    </w:p>
    <w:p w14:paraId="41B73DB6" w14:textId="77777777" w:rsidR="00F42727" w:rsidRDefault="00F42727">
      <w:pPr>
        <w:pStyle w:val="Heading3"/>
        <w:numPr>
          <w:numberingChange w:id="120" w:author="Tom Stephens" w:date="2011-12-07T12:44:00Z" w:original="%1:2:0:.%2:2:0:.%3:2:0:"/>
        </w:numPr>
      </w:pPr>
      <w:bookmarkStart w:id="121" w:name="_toc760"/>
      <w:bookmarkEnd w:id="121"/>
      <w:r>
        <w:lastRenderedPageBreak/>
        <w:t>Command Line Interface</w:t>
      </w:r>
    </w:p>
    <w:p w14:paraId="2DC73C72" w14:textId="77777777" w:rsidR="00F42727" w:rsidRDefault="00F42727">
      <w:r>
        <w:tab/>
        <w:t xml:space="preserve">This interface is designed to be used by developers, testers, and those maintaining the system.  It provides all the functionality to submit queries but also allows the user to query about the internal status of the system and </w:t>
      </w:r>
      <w:proofErr w:type="gramStart"/>
      <w:r>
        <w:t>shutdown</w:t>
      </w:r>
      <w:proofErr w:type="gramEnd"/>
      <w:r>
        <w:t xml:space="preserve"> the system if necessary.  It is implemented as a compiled, executable program that can be run on any machine with TCP/IP access to the listen port of the </w:t>
      </w:r>
      <w:proofErr w:type="spellStart"/>
      <w:r>
        <w:t>QueueManager</w:t>
      </w:r>
      <w:proofErr w:type="spellEnd"/>
      <w:r>
        <w:t>.</w:t>
      </w:r>
    </w:p>
    <w:p w14:paraId="4F66A646" w14:textId="77777777" w:rsidR="00F42727" w:rsidRDefault="00F42727">
      <w:pPr>
        <w:pStyle w:val="Heading2"/>
        <w:numPr>
          <w:numberingChange w:id="122" w:author="Tom Stephens" w:date="2011-12-07T12:44:00Z" w:original="%1:2:0:.%2:3:0:"/>
        </w:numPr>
      </w:pPr>
      <w:bookmarkStart w:id="123" w:name="_toc762"/>
      <w:bookmarkEnd w:id="123"/>
      <w:proofErr w:type="spellStart"/>
      <w:proofErr w:type="gramStart"/>
      <w:r>
        <w:t>QueueManager</w:t>
      </w:r>
      <w:proofErr w:type="spellEnd"/>
      <w:proofErr w:type="gramEnd"/>
    </w:p>
    <w:p w14:paraId="3005A27F" w14:textId="77777777" w:rsidR="00F42727" w:rsidRDefault="00F42727">
      <w:r>
        <w:tab/>
        <w:t xml:space="preserve">The </w:t>
      </w:r>
      <w:proofErr w:type="spellStart"/>
      <w:r>
        <w:t>QueueManager</w:t>
      </w:r>
      <w:proofErr w:type="spellEnd"/>
      <w:r>
        <w:t xml:space="preserve"> is the link between the user interface and the database servers that perform the queries.  It acts as a TCP/IP server for connection from the user interface and a TCP/IP client for connections to the database servers.  Its purpose is to collect queries from the user interface, validate them, assign priorities based on the query parameters and send the queries to the appropriate database servers.  It receives messages from the servers indicating the status of queries, such as estimated time to completion and notification of the starting and completion of query processing, and forwards these, where appropriate, to the user interface.</w:t>
      </w:r>
    </w:p>
    <w:p w14:paraId="6337BE85" w14:textId="77777777" w:rsidR="00F42727" w:rsidRDefault="00F42727">
      <w:r>
        <w:tab/>
        <w:t xml:space="preserve">The </w:t>
      </w:r>
      <w:proofErr w:type="spellStart"/>
      <w:r>
        <w:t>QueueManager</w:t>
      </w:r>
      <w:proofErr w:type="spellEnd"/>
      <w:r>
        <w:t xml:space="preserve"> also monitors the connections to the database servers and automatically attempts to re-establish connections that are lost.  When there is no connection to a database server, the </w:t>
      </w:r>
      <w:proofErr w:type="spellStart"/>
      <w:r>
        <w:t>QueueManager</w:t>
      </w:r>
      <w:proofErr w:type="spellEnd"/>
      <w:r>
        <w:t xml:space="preserve"> informs the user of the temporary loss of connectivity if a query to that server is submitted.</w:t>
      </w:r>
    </w:p>
    <w:p w14:paraId="6C94F318" w14:textId="77777777" w:rsidR="00F42727" w:rsidRDefault="00F42727">
      <w:r>
        <w:tab/>
        <w:t xml:space="preserve">At its core, the </w:t>
      </w:r>
      <w:proofErr w:type="spellStart"/>
      <w:r>
        <w:t>QueueManager</w:t>
      </w:r>
      <w:proofErr w:type="spellEnd"/>
      <w:r>
        <w:t xml:space="preserve"> is an asynchronous, message driven event engine that triggers on messages received on its many TCP/IP sockets.  When a new message is received it is read and processed depending on the message source and type.</w:t>
      </w:r>
    </w:p>
    <w:p w14:paraId="293EC672" w14:textId="77777777" w:rsidR="00F42727" w:rsidRDefault="00F42727">
      <w:r>
        <w:tab/>
        <w:t xml:space="preserve">Internally, the </w:t>
      </w:r>
      <w:proofErr w:type="spellStart"/>
      <w:r>
        <w:t>QueueManager</w:t>
      </w:r>
      <w:proofErr w:type="spellEnd"/>
      <w:r>
        <w:t xml:space="preserve"> maintains tables of all open TCP/IP socket connections and all outstanding queries, their parameters and their status.  As connections are made and closed and queries are received and completed these tables are updated to reflect the </w:t>
      </w:r>
      <w:proofErr w:type="gramStart"/>
      <w:r>
        <w:t>current status</w:t>
      </w:r>
      <w:proofErr w:type="gramEnd"/>
      <w:r>
        <w:t xml:space="preserve"> of the database </w:t>
      </w:r>
      <w:proofErr w:type="gramStart"/>
      <w:r>
        <w:t>system as a whole</w:t>
      </w:r>
      <w:proofErr w:type="gramEnd"/>
      <w:r>
        <w:t>.</w:t>
      </w:r>
    </w:p>
    <w:p w14:paraId="684FDE73" w14:textId="77777777" w:rsidR="00F42727" w:rsidRDefault="00F42727"/>
    <w:p w14:paraId="5B15D637" w14:textId="77777777" w:rsidR="00F42727" w:rsidRDefault="00F42727">
      <w:pPr>
        <w:pStyle w:val="Heading2"/>
        <w:numPr>
          <w:numberingChange w:id="124" w:author="Tom Stephens" w:date="2011-12-07T12:44:00Z" w:original="%1:2:0:.%2:4:0:"/>
        </w:numPr>
      </w:pPr>
      <w:bookmarkStart w:id="125" w:name="_toc768"/>
      <w:bookmarkEnd w:id="125"/>
      <w:r>
        <w:t>Database Servers</w:t>
      </w:r>
    </w:p>
    <w:p w14:paraId="6FC7E028" w14:textId="77777777" w:rsidR="00F42727" w:rsidRDefault="00F42727">
      <w:r>
        <w:tab/>
        <w:t xml:space="preserve">The database servers form the core of the data system and do the work of extracting data from the database in response to queries submitted by the users.  The database servers are designed to be operated on a cluster of workstations each running a part of the server system.  The servers consist of two parts, the Control node and the Search nodes, each performing a different task.  It is envisioned that a database server will run on a homogeneous Beowulf Linux cluster with the Control node process running on the cluster’s head node and the Search node processes running on the cluster’s compute nodes.  In practice, there is a homogeneous cluster for the photon and spacecraft servers with the event/extended data running on </w:t>
      </w:r>
      <w:del w:id="126" w:author="Tom Stephens" w:date="2011-12-07T14:02:00Z">
        <w:r w:rsidDel="00394061">
          <w:delText>the older, heterogeneous test cluster.</w:delText>
        </w:r>
      </w:del>
      <w:ins w:id="127" w:author="Tom Stephens" w:date="2011-12-07T14:02:00Z">
        <w:r w:rsidR="00394061">
          <w:t>single multi-core ser</w:t>
        </w:r>
      </w:ins>
      <w:ins w:id="128" w:author="Tom Stephens" w:date="2011-12-07T14:03:00Z">
        <w:r w:rsidR="00394061">
          <w:t>ver with a large allocation of memory and disk space.</w:t>
        </w:r>
      </w:ins>
    </w:p>
    <w:p w14:paraId="61EF591D" w14:textId="77777777" w:rsidR="00F42727" w:rsidRDefault="00F42727">
      <w:r>
        <w:tab/>
        <w:t xml:space="preserve">There is one database server system for each of the three databases with the difference being the type of data </w:t>
      </w:r>
      <w:proofErr w:type="gramStart"/>
      <w:r>
        <w:t>handled</w:t>
      </w:r>
      <w:proofErr w:type="gramEnd"/>
      <w:r>
        <w:t xml:space="preserve"> and the number of search nodes required to process the data and meet the system requirements.</w:t>
      </w:r>
    </w:p>
    <w:p w14:paraId="363A8DAB" w14:textId="77777777" w:rsidR="00F42727" w:rsidRDefault="00F42727">
      <w:pPr>
        <w:pStyle w:val="Heading3"/>
        <w:numPr>
          <w:numberingChange w:id="129" w:author="Tom Stephens" w:date="2011-12-07T12:44:00Z" w:original="%1:2:0:.%2:4:0:.%3:1:0:"/>
        </w:numPr>
      </w:pPr>
      <w:bookmarkStart w:id="130" w:name="_toc771"/>
      <w:bookmarkEnd w:id="130"/>
      <w:r>
        <w:t>Control Node</w:t>
      </w:r>
    </w:p>
    <w:p w14:paraId="7F59B4AE" w14:textId="77777777" w:rsidR="00F42727" w:rsidRDefault="00F42727">
      <w:r>
        <w:tab/>
        <w:t xml:space="preserve">The control node is the interface between the </w:t>
      </w:r>
      <w:proofErr w:type="spellStart"/>
      <w:r>
        <w:t>QueueManager</w:t>
      </w:r>
      <w:proofErr w:type="spellEnd"/>
      <w:r>
        <w:t xml:space="preserve"> and the search nodes.  It is responsible for receiving the query requests from the </w:t>
      </w:r>
      <w:proofErr w:type="spellStart"/>
      <w:r>
        <w:t>QueueManager</w:t>
      </w:r>
      <w:proofErr w:type="spellEnd"/>
      <w:r>
        <w:t xml:space="preserve">, maintaining the query </w:t>
      </w:r>
      <w:r>
        <w:lastRenderedPageBreak/>
        <w:t xml:space="preserve">queues, estimating the query completion time, and scheduling the query processing on the search nodes.  It acts as a TCP/IP server for both the </w:t>
      </w:r>
      <w:proofErr w:type="spellStart"/>
      <w:r>
        <w:t>QueueManager</w:t>
      </w:r>
      <w:proofErr w:type="spellEnd"/>
      <w:r>
        <w:t xml:space="preserve"> and the search nodes.</w:t>
      </w:r>
    </w:p>
    <w:p w14:paraId="2F757611" w14:textId="77777777" w:rsidR="00F42727" w:rsidRDefault="00F42727">
      <w:r>
        <w:tab/>
        <w:t xml:space="preserve">Like the </w:t>
      </w:r>
      <w:proofErr w:type="spellStart"/>
      <w:r>
        <w:t>QueueManager</w:t>
      </w:r>
      <w:proofErr w:type="spellEnd"/>
      <w:r>
        <w:t>, the Control node is an asynchronous, message driven event engine that triggers on messages received on its many TCP/IP sockets.  When a new message is received it is read and processed depending on the message source and type.</w:t>
      </w:r>
    </w:p>
    <w:p w14:paraId="483F3195" w14:textId="77777777" w:rsidR="00F42727" w:rsidRDefault="00F42727">
      <w:r>
        <w:tab/>
        <w:t>Internally, the Control node maintains a list of all the internal data files in the data server as well as various metadata about those files.  It also maintains a list of all the TCP/IP connections as well as information about the status of the search nodes.</w:t>
      </w:r>
    </w:p>
    <w:p w14:paraId="3B5DFEF1" w14:textId="77777777" w:rsidR="00F42727" w:rsidRDefault="00F42727">
      <w:r>
        <w:tab/>
        <w:t xml:space="preserve">The primary role of the Control node is to schedule the processing of queries on the search nodes in an optimal manner.  Based on the number of free search nodes, the contents of the various priority queues and the parameters of the query to be processed, the control node determines the number of search nodes to be applied to the current query.  The relevant list of internal data files to be searched is then divided among the search nodes and messages are sent to each node indicating the files to be searched and the query parameters.  Once all the search nodes have finished their work, the control node sends a message to the </w:t>
      </w:r>
      <w:proofErr w:type="spellStart"/>
      <w:r>
        <w:t>QueueManager</w:t>
      </w:r>
      <w:proofErr w:type="spellEnd"/>
      <w:r>
        <w:t xml:space="preserve"> indicating that the query is complete. </w:t>
      </w:r>
    </w:p>
    <w:p w14:paraId="200A26EA" w14:textId="77777777" w:rsidR="00F42727" w:rsidRDefault="00F42727">
      <w:pPr>
        <w:pStyle w:val="Heading3"/>
        <w:numPr>
          <w:numberingChange w:id="131" w:author="Tom Stephens" w:date="2011-12-07T12:44:00Z" w:original="%1:2:0:.%2:4:0:.%3:2:0:"/>
        </w:numPr>
      </w:pPr>
      <w:bookmarkStart w:id="132" w:name="_toc776"/>
      <w:bookmarkEnd w:id="132"/>
      <w:r>
        <w:t>Search Node</w:t>
      </w:r>
    </w:p>
    <w:p w14:paraId="40839DCC" w14:textId="77777777" w:rsidR="00F42727" w:rsidRDefault="00F42727">
      <w:r>
        <w:tab/>
        <w:t xml:space="preserve">The search node process is the workhorse of the database system that </w:t>
      </w:r>
      <w:proofErr w:type="gramStart"/>
      <w:r>
        <w:t>actually performs</w:t>
      </w:r>
      <w:proofErr w:type="gramEnd"/>
      <w:r>
        <w:t xml:space="preserve"> the query.  </w:t>
      </w:r>
      <w:proofErr w:type="gramStart"/>
      <w:r>
        <w:t>It’s</w:t>
      </w:r>
      <w:proofErr w:type="gramEnd"/>
      <w:r>
        <w:t xml:space="preserve"> only function is to perform the data searches assigned by the Control node.  It acts as TCP/IP client to the Control node and establishes a connection upon startup that is maintained until the search node shuts down.</w:t>
      </w:r>
    </w:p>
    <w:p w14:paraId="14497D32" w14:textId="77777777" w:rsidR="00F42727" w:rsidRDefault="00F42727">
      <w:r>
        <w:tab/>
        <w:t>Upon startup the search node will send a message to the Control node indicating that it is ready to process data and then waits for a return message.  When a query is to be performed, the search node will receive from the Control node a message containing a list of files and the query parameters for the search.  It then searches those files for data that matches the query, storing the data in an output data file.  Once all the data files have been searched, the output file is closed and moved to the FTP site and a message is sent to the Control node indicating that the query is complete and that the search node is ready for a new task.</w:t>
      </w:r>
    </w:p>
    <w:p w14:paraId="625491B9" w14:textId="77777777" w:rsidR="00F42727" w:rsidRDefault="00F42727">
      <w:pPr>
        <w:pStyle w:val="Heading2"/>
        <w:numPr>
          <w:numberingChange w:id="133" w:author="Tom Stephens" w:date="2011-12-07T12:44:00Z" w:original="%1:2:0:.%2:5:0:"/>
        </w:numPr>
      </w:pPr>
      <w:bookmarkStart w:id="134" w:name="_toc779"/>
      <w:bookmarkEnd w:id="134"/>
      <w:r>
        <w:t>Ingest</w:t>
      </w:r>
    </w:p>
    <w:p w14:paraId="616746A3" w14:textId="77777777" w:rsidR="00F42727" w:rsidRDefault="00F42727">
      <w:r>
        <w:tab/>
        <w:t xml:space="preserve">Data ingest into the database system is handled by specialized software that takes the Level 1 data received from the LISOC and converts it into the internal data format needed by the database system.  This software also informs the database system of the availability of new data so that the database system can upload the new data into its internal files and update the metadata.  The details of the internal data formats are given in Section </w:t>
      </w:r>
      <w:r>
        <w:fldChar w:fldCharType="begin"/>
      </w:r>
      <w:r>
        <w:instrText xml:space="preserve"> REF _Ref102535008 \n \h </w:instrText>
      </w:r>
      <w:r>
        <w:fldChar w:fldCharType="separate"/>
      </w:r>
      <w:r>
        <w:t>3</w:t>
      </w:r>
      <w:r>
        <w:fldChar w:fldCharType="end"/>
      </w:r>
      <w:r>
        <w:t>.</w:t>
      </w:r>
    </w:p>
    <w:p w14:paraId="520DD2A6" w14:textId="77777777" w:rsidR="00F42727" w:rsidRDefault="00F42727">
      <w:r>
        <w:tab/>
        <w:t>While the internal data format for each of the three databases is different, the ingest process is similar.  First the ingest program checks to see if the relev</w:t>
      </w:r>
      <w:del w:id="135" w:author="Tom Stephens" w:date="2011-12-07T14:19:00Z">
        <w:r w:rsidDel="00CF5056">
          <w:delText>e</w:delText>
        </w:r>
      </w:del>
      <w:ins w:id="136" w:author="Tom Stephens" w:date="2011-12-07T14:19:00Z">
        <w:r w:rsidR="00CF5056">
          <w:t>a</w:t>
        </w:r>
      </w:ins>
      <w:r>
        <w:t>nt Control process is up and responding.  If it is not, the ingest does not happen and an error page is sent.  If the Control process is up, the Ingest process reads in the data received from the LISOC and divides it into the appropriate time and/or spatial bins for the specific database’s internal format.  The ingest process then appends the new data to the data already in the database.  Once this is done, the database server is informed of the availability of the new data and adds it to the internal data set.</w:t>
      </w:r>
    </w:p>
    <w:p w14:paraId="775718AC" w14:textId="77777777" w:rsidR="00F42727" w:rsidRDefault="00F42727">
      <w:r>
        <w:tab/>
        <w:t xml:space="preserve">The ingest system also maintains a backup copy of the internal metadata used by the server in a MySQL database.  This copy is used to restore the metadata to the servers in the event of a crash.  NOTE: The data kept by the ingest system (external to the </w:t>
      </w:r>
      <w:proofErr w:type="spellStart"/>
      <w:r>
        <w:t>dataserver</w:t>
      </w:r>
      <w:proofErr w:type="spellEnd"/>
      <w:r>
        <w:t xml:space="preserve">) cannot be used </w:t>
      </w:r>
      <w:r>
        <w:lastRenderedPageBreak/>
        <w:t xml:space="preserve">to rebuild any MySQL data for the </w:t>
      </w:r>
      <w:proofErr w:type="spellStart"/>
      <w:r>
        <w:t>dataserver</w:t>
      </w:r>
      <w:proofErr w:type="spellEnd"/>
      <w:r>
        <w:t xml:space="preserve">.  In practice, the MySQL data is never the problem anyway.  A system to make sure the file </w:t>
      </w:r>
      <w:proofErr w:type="gramStart"/>
      <w:r>
        <w:t>data and</w:t>
      </w:r>
      <w:proofErr w:type="gramEnd"/>
      <w:r>
        <w:t xml:space="preserve"> is in sync with the MySQL data (which is the </w:t>
      </w:r>
      <w:proofErr w:type="gramStart"/>
      <w:r>
        <w:t>more</w:t>
      </w:r>
      <w:proofErr w:type="gramEnd"/>
      <w:r>
        <w:t xml:space="preserve"> common problem) needs to be devised.</w:t>
      </w:r>
    </w:p>
    <w:p w14:paraId="635A6DAD" w14:textId="77777777" w:rsidR="00F42727" w:rsidRDefault="00F42727"/>
    <w:p w14:paraId="1F2E74F8" w14:textId="77777777" w:rsidR="00F42727" w:rsidRDefault="00F42727">
      <w:pPr>
        <w:pStyle w:val="Heading1"/>
        <w:pageBreakBefore/>
        <w:numPr>
          <w:numberingChange w:id="137" w:author="Tom Stephens" w:date="2011-12-07T12:44:00Z" w:original="%1:3:0:"/>
        </w:numPr>
      </w:pPr>
      <w:bookmarkStart w:id="138" w:name="_toc784"/>
      <w:bookmarkStart w:id="139" w:name="_Ref102535008"/>
      <w:bookmarkEnd w:id="138"/>
      <w:r>
        <w:lastRenderedPageBreak/>
        <w:t xml:space="preserve"> </w:t>
      </w:r>
      <w:bookmarkStart w:id="140" w:name="_Ref107386976"/>
      <w:r>
        <w:t>Internal Data Formats</w:t>
      </w:r>
      <w:bookmarkEnd w:id="140"/>
    </w:p>
    <w:p w14:paraId="544A0FE1" w14:textId="77777777" w:rsidR="00F42727" w:rsidRDefault="00F42727">
      <w:r>
        <w:tab/>
        <w:t xml:space="preserve">The data for all three databases are stored internally as FITS files.  The internal files have the same data format as the files returned to the user via a query but are organized in such a manner to optimize search speed for the typical types of searches to be performed on the data in the specific database.  The </w:t>
      </w:r>
      <w:proofErr w:type="gramStart"/>
      <w:r>
        <w:t>detail</w:t>
      </w:r>
      <w:proofErr w:type="gramEnd"/>
      <w:r>
        <w:t xml:space="preserve"> of each database’s internal representation </w:t>
      </w:r>
      <w:proofErr w:type="gramStart"/>
      <w:r>
        <w:t>are</w:t>
      </w:r>
      <w:proofErr w:type="gramEnd"/>
      <w:r>
        <w:t xml:space="preserve"> given below</w:t>
      </w:r>
    </w:p>
    <w:p w14:paraId="38501703" w14:textId="77777777" w:rsidR="00F42727" w:rsidRDefault="00F42727">
      <w:r>
        <w:tab/>
        <w:t>The data in the database will be constantly growing during the mission with 6-8 data updates planned each day.</w:t>
      </w:r>
    </w:p>
    <w:p w14:paraId="738F939F" w14:textId="77777777" w:rsidR="00F42727" w:rsidRDefault="00F42727">
      <w:pPr>
        <w:pStyle w:val="Heading2"/>
        <w:numPr>
          <w:numberingChange w:id="141" w:author="Tom Stephens" w:date="2011-12-07T12:44:00Z" w:original="%1:3:0:.%2:1:0:"/>
        </w:numPr>
      </w:pPr>
      <w:bookmarkStart w:id="142" w:name="_toc787"/>
      <w:bookmarkEnd w:id="142"/>
      <w:r>
        <w:t>Photon Database</w:t>
      </w:r>
    </w:p>
    <w:p w14:paraId="661F2A2E" w14:textId="77777777" w:rsidR="00F42727" w:rsidRDefault="00F42727">
      <w:r>
        <w:tab/>
        <w:t xml:space="preserve">As this is the primary database for the Fermi mission and will be the most heavily used, the internal data files have been heavily optimized to provide the best speed when doing searches on this database.  As the data volume for this database is not too large, the data is </w:t>
      </w:r>
      <w:proofErr w:type="gramStart"/>
      <w:r>
        <w:t>actually stored</w:t>
      </w:r>
      <w:proofErr w:type="gramEnd"/>
      <w:r>
        <w:t xml:space="preserve"> internally in two different formats to optimize for different types of queries.</w:t>
      </w:r>
    </w:p>
    <w:p w14:paraId="54A20472" w14:textId="77777777" w:rsidR="00F42727" w:rsidRDefault="00F42727">
      <w:pPr>
        <w:pStyle w:val="Heading3"/>
        <w:numPr>
          <w:numberingChange w:id="143" w:author="Tom Stephens" w:date="2011-12-07T12:44:00Z" w:original="%1:3:0:.%2:1:0:.%3:1:0:"/>
        </w:numPr>
      </w:pPr>
      <w:bookmarkStart w:id="144" w:name="_toc789"/>
      <w:bookmarkEnd w:id="144"/>
      <w:r>
        <w:t>Standard Region Queries</w:t>
      </w:r>
    </w:p>
    <w:p w14:paraId="66916C2B" w14:textId="77777777" w:rsidR="00F42727" w:rsidRDefault="00F42727">
      <w:r>
        <w:tab/>
        <w:t xml:space="preserve">It is expected that the most common type of query will be a query on a specific region of the sky for some </w:t>
      </w:r>
      <w:proofErr w:type="gramStart"/>
      <w:r>
        <w:t>time period</w:t>
      </w:r>
      <w:proofErr w:type="gramEnd"/>
      <w:r>
        <w:t xml:space="preserve">, possibly the entire length of the Fermi mission.  </w:t>
      </w:r>
      <w:proofErr w:type="gramStart"/>
      <w:r>
        <w:t>Therefore</w:t>
      </w:r>
      <w:proofErr w:type="gramEnd"/>
      <w:r>
        <w:t xml:space="preserve"> the database system and its internal data representation have been optimized for this type of search.</w:t>
      </w:r>
    </w:p>
    <w:p w14:paraId="73EF96E4" w14:textId="77777777" w:rsidR="00F42727" w:rsidRDefault="00F42727">
      <w:r>
        <w:tab/>
        <w:t xml:space="preserve">As the entire database system works by reading and writing FITS files, the amount of time required to complete a search is directly related to the total data volume that must be scanned to find the photons matching the query parameters.  </w:t>
      </w:r>
      <w:proofErr w:type="gramStart"/>
      <w:r>
        <w:t>Thus</w:t>
      </w:r>
      <w:proofErr w:type="gramEnd"/>
      <w:r>
        <w:t xml:space="preserve"> to reduce the query time we need to reduce the amount of data that must be searched to fulfill the request.  To this end, the internal data for the photon database is divided into spatial bins with each data file containing all the events in that bin for some amount of time.</w:t>
      </w:r>
    </w:p>
    <w:p w14:paraId="497CB0E6" w14:textId="77777777" w:rsidR="00F42727" w:rsidRDefault="00F42727">
      <w:pPr>
        <w:pStyle w:val="Heading4"/>
        <w:numPr>
          <w:numberingChange w:id="145" w:author="Tom Stephens" w:date="2011-12-07T12:44:00Z" w:original="%1:3:0:.%2:1:0:.%3:1:0:.%4:1:0:"/>
        </w:numPr>
      </w:pPr>
      <w:bookmarkStart w:id="146" w:name="_toc792"/>
      <w:bookmarkEnd w:id="146"/>
      <w:r>
        <w:t>Spatial Binning</w:t>
      </w:r>
    </w:p>
    <w:p w14:paraId="4F9B3C00" w14:textId="77777777" w:rsidR="00F42727" w:rsidRDefault="00F42727">
      <w:r>
        <w:tab/>
        <w:t xml:space="preserve">By dividing the sky into spatial bins, we only need to look at events that fall in the bins that overlap the queried sky position.  Due to the nature of the LAT data, a “standard” query will request data from a region of the sky described by a circle with a radius of 15º or a </w:t>
      </w:r>
      <w:smartTag w:uri="urn:schemas-microsoft-com:office:smarttags" w:element="address">
        <w:smartTag w:uri="urn:schemas-microsoft-com:office:smarttags" w:element="Street">
          <w:r>
            <w:t>box</w:t>
          </w:r>
        </w:smartTag>
        <w:r>
          <w:t xml:space="preserve"> 30</w:t>
        </w:r>
      </w:smartTag>
      <w:r>
        <w:t xml:space="preserve">º x 30 º on a side.  An area this size represents ~5% of the entire sky.  Thus, </w:t>
      </w:r>
      <w:proofErr w:type="gramStart"/>
      <w:r>
        <w:t>in order to</w:t>
      </w:r>
      <w:proofErr w:type="gramEnd"/>
      <w:r>
        <w:t xml:space="preserve"> search efficiently we want our bin size to be somewhat smaller than that size.</w:t>
      </w:r>
    </w:p>
    <w:p w14:paraId="11599AAE" w14:textId="77777777" w:rsidR="00F42727" w:rsidRDefault="00F42727">
      <w:r>
        <w:tab/>
      </w:r>
      <w:proofErr w:type="gramStart"/>
      <w:r>
        <w:t>In order to</w:t>
      </w:r>
      <w:proofErr w:type="gramEnd"/>
      <w:r>
        <w:t xml:space="preserve"> divide the sky into spatial bins, several binning methods were considered.  In the end we chose to use the Hierarchical Triangular Mesh (HTM) tessellation system for our spatial binning scheme.  HTM was originally developed for use with the Sloan Digital Sky Survey at </w:t>
      </w:r>
      <w:proofErr w:type="gramStart"/>
      <w:r>
        <w:t xml:space="preserve">the </w:t>
      </w:r>
      <w:smartTag w:uri="urn:schemas-microsoft-com:office:smarttags" w:element="place">
        <w:r>
          <w:t>Johns</w:t>
        </w:r>
        <w:proofErr w:type="gramEnd"/>
        <w:r>
          <w:t xml:space="preserve"> </w:t>
        </w:r>
        <w:smartTag w:uri="urn:schemas-microsoft-com:office:smarttags" w:element="PlaceName">
          <w:r>
            <w:t>Hopkins</w:t>
          </w:r>
        </w:smartTag>
        <w:r>
          <w:t xml:space="preserve"> </w:t>
        </w:r>
        <w:smartTag w:uri="urn:schemas-microsoft-com:office:smarttags" w:element="PlaceType">
          <w:r>
            <w:t>University</w:t>
          </w:r>
        </w:smartTag>
      </w:smartTag>
      <w:r>
        <w:t>.</w:t>
      </w:r>
    </w:p>
    <w:p w14:paraId="358FAE0C" w14:textId="77777777" w:rsidR="00F42727" w:rsidRDefault="00F42727">
      <w:r>
        <w:tab/>
        <w:t xml:space="preserve">This system divides the sky in the following manner.  The sky is initially divided into 8 spherical triangles with vertices at the celestial poles and the </w:t>
      </w:r>
      <w:proofErr w:type="gramStart"/>
      <w:r>
        <w:t>0, 90, 180, and 270 degree</w:t>
      </w:r>
      <w:proofErr w:type="gramEnd"/>
      <w:r>
        <w:t xml:space="preserve"> points on the celestial equator.  This is considered level 0.  Each successive level of tessellation divides the spherical triangles from the level before into four smaller triangles by connecting the centers of the sides of the larger triangles.  The triangles are </w:t>
      </w:r>
      <w:proofErr w:type="gramStart"/>
      <w:r>
        <w:t>not all</w:t>
      </w:r>
      <w:proofErr w:type="gramEnd"/>
      <w:r>
        <w:t xml:space="preserve"> </w:t>
      </w:r>
      <w:proofErr w:type="gramStart"/>
      <w:r>
        <w:t>exactly the same</w:t>
      </w:r>
      <w:proofErr w:type="gramEnd"/>
      <w:r>
        <w:t xml:space="preserve"> size but are roughly equal.  Each level has 8x4</w:t>
      </w:r>
      <w:r>
        <w:rPr>
          <w:vertAlign w:val="superscript"/>
        </w:rPr>
        <w:t>n</w:t>
      </w:r>
      <w:r>
        <w:t xml:space="preserve"> triangles where </w:t>
      </w:r>
      <w:r>
        <w:rPr>
          <w:i/>
        </w:rPr>
        <w:t>n</w:t>
      </w:r>
      <w:r>
        <w:t xml:space="preserve"> is the level of tessellation.</w:t>
      </w:r>
    </w:p>
    <w:p w14:paraId="6414DBF9" w14:textId="77777777" w:rsidR="00F42727" w:rsidRDefault="00F42727">
      <w:pPr>
        <w:pStyle w:val="Heading4"/>
        <w:numPr>
          <w:numberingChange w:id="147" w:author="Tom Stephens" w:date="2011-12-07T12:44:00Z" w:original="%1:3:0:.%2:1:0:.%3:1:0:.%4:2:0:"/>
        </w:numPr>
      </w:pPr>
      <w:bookmarkStart w:id="148" w:name="_toc796"/>
      <w:bookmarkEnd w:id="148"/>
      <w:r>
        <w:lastRenderedPageBreak/>
        <w:t>Temporal Binning</w:t>
      </w:r>
    </w:p>
    <w:p w14:paraId="0F47C297" w14:textId="77777777" w:rsidR="00F42727" w:rsidRDefault="00F42727">
      <w:r>
        <w:tab/>
        <w:t xml:space="preserve">The time ranges for a query are expected to be quite varied although typically we expect them to be relatively long, i.e. </w:t>
      </w:r>
      <w:proofErr w:type="gramStart"/>
      <w:r>
        <w:t>on</w:t>
      </w:r>
      <w:proofErr w:type="gramEnd"/>
      <w:r>
        <w:t xml:space="preserve"> </w:t>
      </w:r>
      <w:proofErr w:type="gramStart"/>
      <w:r>
        <w:t>the order</w:t>
      </w:r>
      <w:proofErr w:type="gramEnd"/>
      <w:r>
        <w:t xml:space="preserve"> of months or years. </w:t>
      </w:r>
      <w:proofErr w:type="gramStart"/>
      <w:r>
        <w:t>Thus</w:t>
      </w:r>
      <w:proofErr w:type="gramEnd"/>
      <w:r>
        <w:t xml:space="preserve"> we don’t want to put all the data for a given spatial bin into a single file, as we would then be sifting through a large amount of unnecessary data for queries with short time ranges.  On the other </w:t>
      </w:r>
      <w:proofErr w:type="gramStart"/>
      <w:r>
        <w:t>hand</w:t>
      </w:r>
      <w:proofErr w:type="gramEnd"/>
      <w:r>
        <w:t xml:space="preserve"> we also don’t want to have lots of small files lying around on the disk that need to be tracked and searched as opening and closing the individual data files has a performance overhead as well as a data storage overhead due to the size of the FITS headers for the files.</w:t>
      </w:r>
    </w:p>
    <w:p w14:paraId="4F00DA3F" w14:textId="77777777" w:rsidR="00F42727" w:rsidRDefault="00F42727">
      <w:pPr>
        <w:pStyle w:val="Heading4"/>
        <w:numPr>
          <w:numberingChange w:id="149" w:author="Tom Stephens" w:date="2011-12-07T12:44:00Z" w:original="%1:3:0:.%2:1:0:.%3:1:0:.%4:3:0:"/>
        </w:numPr>
      </w:pPr>
      <w:bookmarkStart w:id="150" w:name="_toc798"/>
      <w:bookmarkEnd w:id="150"/>
      <w:smartTag w:uri="urn:schemas-microsoft-com:office:smarttags" w:element="place">
        <w:r>
          <w:t>Chosen</w:t>
        </w:r>
      </w:smartTag>
      <w:r>
        <w:t xml:space="preserve"> Binning Scheme</w:t>
      </w:r>
    </w:p>
    <w:p w14:paraId="6EC16FFC" w14:textId="77777777" w:rsidR="00F42727" w:rsidRDefault="00F42727">
      <w:r>
        <w:tab/>
        <w:t xml:space="preserve">With the choice of HTM for the tessellation algorithm, tests were conducted to find the optimum combination of spatial and temporal bin sizes.  The figure of merit used to optimize the bin size was the total time to complete a query requesting one year of data for a circular region with a 15º radius.  This is one of the two “standard” queries defined in the </w:t>
      </w:r>
      <w:hyperlink r:id="rId137" w:history="1">
        <w:r>
          <w:rPr>
            <w:rStyle w:val="Hyperlink"/>
          </w:rPr>
          <w:t>LAT Event Summary Database Requirements</w:t>
        </w:r>
      </w:hyperlink>
      <w:r>
        <w:t xml:space="preserve"> document.  A grid of various HTM levels from 2 to 6 and various time bins ranging from 1 day to 1 year were used to compute the average query time for a sample of 100 queries.</w:t>
      </w:r>
    </w:p>
    <w:p w14:paraId="0DF2133B" w14:textId="77777777" w:rsidR="00F42727" w:rsidRDefault="00F42727">
      <w:r>
        <w:tab/>
        <w:t xml:space="preserve">Based on these tests, it was determined that the optimal bin size was to use HTM level 3 with </w:t>
      </w:r>
      <w:proofErr w:type="gramStart"/>
      <w:r>
        <w:t>two month</w:t>
      </w:r>
      <w:proofErr w:type="gramEnd"/>
      <w:r>
        <w:t xml:space="preserve"> time bins.  This resulted in an average query time of ~40s.  HTM level 3 divides the sky into 512 triangles each covering approximately 80 sq degrees of sky and a typical “standard” query involves searching 12-20 of these triangles.</w:t>
      </w:r>
    </w:p>
    <w:p w14:paraId="1AD87B81" w14:textId="77777777" w:rsidR="00F42727" w:rsidRDefault="00F42727">
      <w:pPr>
        <w:pStyle w:val="Heading4"/>
        <w:numPr>
          <w:numberingChange w:id="151" w:author="Tom Stephens" w:date="2011-12-07T12:44:00Z" w:original="%1:3:0:.%2:1:0:.%3:1:0:.%4:4:0:"/>
        </w:numPr>
      </w:pPr>
      <w:bookmarkStart w:id="152" w:name="_toc801"/>
      <w:bookmarkEnd w:id="152"/>
      <w:r>
        <w:t>Filenames and Directory Structure</w:t>
      </w:r>
    </w:p>
    <w:p w14:paraId="7E06B8C2" w14:textId="77777777" w:rsidR="00F42727" w:rsidRDefault="00F42727">
      <w:r>
        <w:tab/>
        <w:t xml:space="preserve">The filenames for these internal </w:t>
      </w:r>
      <w:ins w:id="153" w:author="Tom Stephens" w:date="2011-12-07T14:27:00Z">
        <w:r w:rsidR="00B55DA1">
          <w:t xml:space="preserve">pixilated </w:t>
        </w:r>
      </w:ins>
      <w:r>
        <w:t>data files ha</w:t>
      </w:r>
      <w:ins w:id="154" w:author="Tom Stephens" w:date="2011-12-07T14:27:00Z">
        <w:r w:rsidR="00B55DA1">
          <w:t>ve</w:t>
        </w:r>
      </w:ins>
      <w:del w:id="155" w:author="Tom Stephens" w:date="2011-12-07T14:27:00Z">
        <w:r w:rsidDel="00B55DA1">
          <w:delText>s</w:delText>
        </w:r>
      </w:del>
      <w:r>
        <w:t xml:space="preserve"> the following format:</w:t>
      </w:r>
    </w:p>
    <w:p w14:paraId="62EAF3D1" w14:textId="77777777" w:rsidR="00F42727" w:rsidRDefault="00F42727"/>
    <w:p w14:paraId="6A98972D" w14:textId="77777777" w:rsidR="00F42727" w:rsidRDefault="00B55DA1">
      <w:pPr>
        <w:jc w:val="center"/>
      </w:pPr>
      <w:ins w:id="156" w:author="Tom Stephens" w:date="2011-12-07T14:27:00Z">
        <w:r>
          <w:t>&lt;server name&gt;_</w:t>
        </w:r>
        <w:proofErr w:type="spellStart"/>
        <w:r>
          <w:t>tsNNN</w:t>
        </w:r>
      </w:ins>
      <w:del w:id="157" w:author="Tom Stephens" w:date="2011-12-07T14:27:00Z">
        <w:r w:rsidR="00F42727" w:rsidDel="00B55DA1">
          <w:delText>NNNNNNNNN.NNN</w:delText>
        </w:r>
      </w:del>
      <w:r w:rsidR="00F42727">
        <w:t>_HXXXX_VXX.fits</w:t>
      </w:r>
      <w:proofErr w:type="spellEnd"/>
    </w:p>
    <w:p w14:paraId="7AEC9C05" w14:textId="77777777" w:rsidR="00F42727" w:rsidRDefault="00F42727"/>
    <w:p w14:paraId="622A63A0" w14:textId="77777777" w:rsidR="00F42727" w:rsidRDefault="00F42727">
      <w:pPr>
        <w:rPr>
          <w:ins w:id="158" w:author="Tom Stephens" w:date="2011-12-07T14:30:00Z"/>
        </w:rPr>
      </w:pPr>
      <w:r>
        <w:t xml:space="preserve">where </w:t>
      </w:r>
      <w:del w:id="159" w:author="Tom Stephens" w:date="2011-12-07T14:27:00Z">
        <w:r w:rsidDel="00B55DA1">
          <w:delText>NNNNNNNNN.NNN is the Mission Elapsed Time (MET) of the beginning of the time interval covered by the file</w:delText>
        </w:r>
      </w:del>
      <w:ins w:id="160" w:author="Tom Stephens" w:date="2011-12-07T14:27:00Z">
        <w:r w:rsidR="00B55DA1">
          <w:t xml:space="preserve">&lt;server name&gt; is either photon or event depending on the server (the spacecraft data </w:t>
        </w:r>
      </w:ins>
      <w:ins w:id="161" w:author="Tom Stephens" w:date="2011-12-07T14:28:00Z">
        <w:r w:rsidR="00B55DA1">
          <w:t xml:space="preserve">has not concept of spatial binning), </w:t>
        </w:r>
        <w:proofErr w:type="spellStart"/>
        <w:r w:rsidR="00B55DA1">
          <w:t>tsNNN</w:t>
        </w:r>
        <w:proofErr w:type="spellEnd"/>
        <w:r w:rsidR="00B55DA1">
          <w:t xml:space="preserve"> is the internal time interval</w:t>
        </w:r>
      </w:ins>
      <w:r>
        <w:t>, HXXXX is the HTM pixel ID and VXX is the version number of the file.  The version number is only updated when reprocessed data is received that replaces data already in the file. (</w:t>
      </w:r>
      <w:r>
        <w:rPr>
          <w:color w:val="FF0000"/>
        </w:rPr>
        <w:t>Note</w:t>
      </w:r>
      <w:proofErr w:type="gramStart"/>
      <w:r>
        <w:rPr>
          <w:color w:val="FF0000"/>
        </w:rPr>
        <w:t>:  Handling</w:t>
      </w:r>
      <w:proofErr w:type="gramEnd"/>
      <w:r>
        <w:rPr>
          <w:color w:val="FF0000"/>
        </w:rPr>
        <w:t xml:space="preserve"> of version number needs to be thought out a little more.  This is the current scheme but will probably change</w:t>
      </w:r>
      <w:ins w:id="162" w:author="Tom Stephens" w:date="2011-12-07T14:28:00Z">
        <w:r w:rsidR="00B55DA1">
          <w:rPr>
            <w:color w:val="FF0000"/>
          </w:rPr>
          <w:t>. And in fact, versioning has never actually been implemented</w:t>
        </w:r>
      </w:ins>
      <w:r>
        <w:t>.)</w:t>
      </w:r>
    </w:p>
    <w:p w14:paraId="0F3CDC0D" w14:textId="77777777" w:rsidR="00F83189" w:rsidRPr="00F83189" w:rsidRDefault="00F83189">
      <w:pPr>
        <w:numPr>
          <w:ins w:id="163" w:author="Tom Stephens" w:date="2011-12-07T14:30:00Z"/>
        </w:numPr>
        <w:rPr>
          <w:i/>
          <w:rPrChange w:id="164" w:author="Tom Stephens" w:date="2011-12-07T14:32:00Z">
            <w:rPr/>
          </w:rPrChange>
        </w:rPr>
      </w:pPr>
      <w:ins w:id="165" w:author="Tom Stephens" w:date="2011-12-07T14:30:00Z">
        <w:r>
          <w:tab/>
        </w:r>
        <w:r w:rsidRPr="00F83189">
          <w:rPr>
            <w:i/>
            <w:rPrChange w:id="166" w:author="Tom Stephens" w:date="2011-12-07T14:32:00Z">
              <w:rPr/>
            </w:rPrChange>
          </w:rPr>
          <w:t>Implementation note</w:t>
        </w:r>
        <w:proofErr w:type="gramStart"/>
        <w:r w:rsidRPr="00F83189">
          <w:rPr>
            <w:i/>
            <w:rPrChange w:id="167" w:author="Tom Stephens" w:date="2011-12-07T14:32:00Z">
              <w:rPr/>
            </w:rPrChange>
          </w:rPr>
          <w:t>:  The</w:t>
        </w:r>
        <w:proofErr w:type="gramEnd"/>
        <w:r w:rsidRPr="00F83189">
          <w:rPr>
            <w:i/>
            <w:rPrChange w:id="168" w:author="Tom Stephens" w:date="2011-12-07T14:32:00Z">
              <w:rPr/>
            </w:rPrChange>
          </w:rPr>
          <w:t xml:space="preserve"> &lt;server name&gt; value should be changed to be just a </w:t>
        </w:r>
        <w:proofErr w:type="gramStart"/>
        <w:r w:rsidRPr="00F83189">
          <w:rPr>
            <w:i/>
            <w:rPrChange w:id="169" w:author="Tom Stephens" w:date="2011-12-07T14:32:00Z">
              <w:rPr/>
            </w:rPrChange>
          </w:rPr>
          <w:t>two letter</w:t>
        </w:r>
      </w:ins>
      <w:proofErr w:type="gramEnd"/>
      <w:ins w:id="170" w:author="Tom Stephens" w:date="2011-12-07T14:31:00Z">
        <w:r w:rsidRPr="00F83189">
          <w:rPr>
            <w:i/>
            <w:rPrChange w:id="171" w:author="Tom Stephens" w:date="2011-12-07T14:32:00Z">
              <w:rPr/>
            </w:rPrChange>
          </w:rPr>
          <w:t xml:space="preserve"> value (EV or PH) instead of ‘event’ or ‘photon’ as currently implemented </w:t>
        </w:r>
        <w:proofErr w:type="gramStart"/>
        <w:r w:rsidRPr="00F83189">
          <w:rPr>
            <w:i/>
            <w:rPrChange w:id="172" w:author="Tom Stephens" w:date="2011-12-07T14:32:00Z">
              <w:rPr/>
            </w:rPrChange>
          </w:rPr>
          <w:t>in order to</w:t>
        </w:r>
        <w:proofErr w:type="gramEnd"/>
        <w:r w:rsidRPr="00F83189">
          <w:rPr>
            <w:i/>
            <w:rPrChange w:id="173" w:author="Tom Stephens" w:date="2011-12-07T14:32:00Z">
              <w:rPr/>
            </w:rPrChange>
          </w:rPr>
          <w:t xml:space="preserve"> simplify some of the internal workings of the data server code.</w:t>
        </w:r>
      </w:ins>
    </w:p>
    <w:p w14:paraId="2CD299EB" w14:textId="77777777" w:rsidR="00F42727" w:rsidRDefault="00F42727">
      <w:r>
        <w:tab/>
        <w:t xml:space="preserve">The data is stored in a directory tree under the root data directory.  This tree consists of two additional levels of directories below the root directory as shown in </w:t>
      </w:r>
      <w:r>
        <w:fldChar w:fldCharType="begin"/>
      </w:r>
      <w:r>
        <w:instrText xml:space="preserve"> REF _Ref104193847 \h </w:instrText>
      </w:r>
      <w:r>
        <w:fldChar w:fldCharType="separate"/>
      </w:r>
      <w:r>
        <w:t>Figure 3</w:t>
      </w:r>
      <w:r>
        <w:fldChar w:fldCharType="end"/>
      </w:r>
      <w:r>
        <w:t xml:space="preserve">.  Under the root directory there are 8 subdirectories corresponding to the 8 primary triangles in the HTM tessellation scheme.  Within each of those directories, there are 16 subdirectories corresponding to the 16 HTM level 2 triangles within that primary triangle.  Within these directories are stored the individual data files corresponding to the four HTM level 3 triangles within the specified level 2 triangle.  </w:t>
      </w:r>
      <w:proofErr w:type="gramStart"/>
      <w:r>
        <w:t>Thus</w:t>
      </w:r>
      <w:proofErr w:type="gramEnd"/>
      <w:r>
        <w:t xml:space="preserve"> for every time bin there will be four files within each directory for a total of ~240 files in each directory over the </w:t>
      </w:r>
      <w:proofErr w:type="gramStart"/>
      <w:r>
        <w:t>10 year</w:t>
      </w:r>
      <w:proofErr w:type="gramEnd"/>
      <w:r>
        <w:t xml:space="preserve"> expected life of the Fermi mission.</w:t>
      </w:r>
    </w:p>
    <w:p w14:paraId="266792E1" w14:textId="77777777" w:rsidR="00F42727" w:rsidRDefault="00A044B9">
      <w:pPr>
        <w:keepNext/>
      </w:pPr>
      <w:r>
        <w:lastRenderedPageBreak/>
        <w:pict w14:anchorId="5A452EA8">
          <v:shape id="_x0000_i1028" type="#_x0000_t75" style="width:468pt;height:351pt" filled="t">
            <v:fill color2="black"/>
            <v:imagedata r:id="rId138" o:title=""/>
          </v:shape>
        </w:pict>
      </w:r>
    </w:p>
    <w:p w14:paraId="6E7A98A7" w14:textId="77777777" w:rsidR="00F42727" w:rsidRDefault="00F42727">
      <w:pPr>
        <w:pStyle w:val="Caption"/>
        <w:rPr>
          <w:b w:val="0"/>
        </w:rPr>
      </w:pPr>
      <w:bookmarkStart w:id="174" w:name="_Ref104193847"/>
      <w:r>
        <w:t xml:space="preserve">Figure </w:t>
      </w:r>
      <w:fldSimple w:instr=" SEQ &quot;Figure&quot; \*Arabic ">
        <w:r>
          <w:t>3</w:t>
        </w:r>
      </w:fldSimple>
      <w:bookmarkEnd w:id="174"/>
      <w:r>
        <w:t xml:space="preserve"> - </w:t>
      </w:r>
      <w:r>
        <w:rPr>
          <w:b w:val="0"/>
        </w:rPr>
        <w:t xml:space="preserve">Example of data directory structure for photon data.  Each of the blue boxes (N0-S3) expands into the 16 green boxes with the first digit in the sub-directory name corresponding to the digit in the name of the </w:t>
      </w:r>
      <w:proofErr w:type="gramStart"/>
      <w:r>
        <w:rPr>
          <w:b w:val="0"/>
        </w:rPr>
        <w:t>higher level</w:t>
      </w:r>
      <w:proofErr w:type="gramEnd"/>
      <w:r>
        <w:rPr>
          <w:b w:val="0"/>
        </w:rPr>
        <w:t xml:space="preserve"> directory.  Within each sub-directory, there are four files per time interval corresponding to the 4 HTM level 3 nodes stored in that directory.</w:t>
      </w:r>
      <w:ins w:id="175" w:author="Tom Stephens" w:date="2011-12-07T14:29:00Z">
        <w:r w:rsidR="00B55DA1">
          <w:rPr>
            <w:b w:val="0"/>
          </w:rPr>
          <w:t xml:space="preserve"> </w:t>
        </w:r>
      </w:ins>
      <w:ins w:id="176" w:author="Tom Stephens" w:date="2011-12-07T14:30:00Z">
        <w:r w:rsidR="00B55DA1">
          <w:rPr>
            <w:b w:val="0"/>
          </w:rPr>
          <w:t xml:space="preserve"> </w:t>
        </w:r>
      </w:ins>
      <w:ins w:id="177" w:author="Tom Stephens" w:date="2011-12-07T14:29:00Z">
        <w:r w:rsidR="00B55DA1">
          <w:rPr>
            <w:b w:val="0"/>
          </w:rPr>
          <w:t>Note</w:t>
        </w:r>
        <w:r w:rsidR="00B55DA1" w:rsidRPr="00B55DA1">
          <w:rPr>
            <w:b w:val="0"/>
            <w:i/>
            <w:rPrChange w:id="178" w:author="Tom Stephens" w:date="2011-12-07T14:30:00Z">
              <w:rPr>
                <w:b w:val="0"/>
              </w:rPr>
            </w:rPrChange>
          </w:rPr>
          <w:t xml:space="preserve">: File names shown in the diagram correspond to the old </w:t>
        </w:r>
      </w:ins>
      <w:ins w:id="179" w:author="Tom Stephens" w:date="2011-12-07T14:30:00Z">
        <w:r w:rsidR="00B55DA1" w:rsidRPr="00B55DA1">
          <w:rPr>
            <w:b w:val="0"/>
            <w:i/>
            <w:rPrChange w:id="180" w:author="Tom Stephens" w:date="2011-12-07T14:30:00Z">
              <w:rPr>
                <w:b w:val="0"/>
              </w:rPr>
            </w:rPrChange>
          </w:rPr>
          <w:t>naming convention.</w:t>
        </w:r>
      </w:ins>
    </w:p>
    <w:p w14:paraId="703F337B" w14:textId="77777777" w:rsidR="00F42727" w:rsidRDefault="00F42727">
      <w:pPr>
        <w:pStyle w:val="Heading3"/>
        <w:numPr>
          <w:numberingChange w:id="181" w:author="Tom Stephens" w:date="2011-12-07T12:44:00Z" w:original="%1:3:0:.%2:1:0:.%3:2:0:"/>
        </w:numPr>
      </w:pPr>
      <w:bookmarkStart w:id="182" w:name="_toc810"/>
      <w:bookmarkEnd w:id="182"/>
      <w:r>
        <w:t>All-sky Queries</w:t>
      </w:r>
    </w:p>
    <w:p w14:paraId="43A6D66B" w14:textId="77777777" w:rsidR="00F42727" w:rsidRPr="0026140C" w:rsidDel="00F83189" w:rsidRDefault="00F42727" w:rsidP="006B25EA">
      <w:pPr>
        <w:rPr>
          <w:del w:id="183" w:author="Tom Stephens" w:date="2011-12-07T14:35:00Z"/>
        </w:rPr>
      </w:pPr>
    </w:p>
    <w:p w14:paraId="727C8D87" w14:textId="77777777" w:rsidR="00F42727" w:rsidRPr="0026140C" w:rsidDel="00F83189" w:rsidRDefault="00F42727" w:rsidP="006B25EA">
      <w:pPr>
        <w:rPr>
          <w:del w:id="184" w:author="Tom Stephens" w:date="2011-12-07T14:35:00Z"/>
        </w:rPr>
      </w:pPr>
    </w:p>
    <w:p w14:paraId="2F4E58E6" w14:textId="77777777" w:rsidR="00F42727" w:rsidRPr="0026140C" w:rsidDel="00F83189" w:rsidRDefault="00F42727">
      <w:pPr>
        <w:rPr>
          <w:del w:id="185" w:author="Tom Stephens" w:date="2011-12-07T14:35:00Z"/>
        </w:rPr>
        <w:pPrChange w:id="186" w:author="Tom Stephens" w:date="2011-12-07T14:45:00Z">
          <w:pPr>
            <w:jc w:val="center"/>
          </w:pPr>
        </w:pPrChange>
      </w:pPr>
    </w:p>
    <w:p w14:paraId="6BB535E9" w14:textId="77777777" w:rsidR="00F42727" w:rsidRPr="0026140C" w:rsidDel="00F83189" w:rsidRDefault="00F42727" w:rsidP="006B25EA">
      <w:pPr>
        <w:rPr>
          <w:del w:id="187" w:author="Tom Stephens" w:date="2011-12-07T14:35:00Z"/>
        </w:rPr>
      </w:pPr>
    </w:p>
    <w:p w14:paraId="21E21AFD" w14:textId="77777777" w:rsidR="00F42727" w:rsidRPr="0026140C" w:rsidDel="00F83189" w:rsidRDefault="00F42727" w:rsidP="006B25EA">
      <w:pPr>
        <w:rPr>
          <w:del w:id="188" w:author="Tom Stephens" w:date="2011-12-07T14:35:00Z"/>
        </w:rPr>
      </w:pPr>
      <w:del w:id="189" w:author="Tom Stephens" w:date="2011-12-07T14:35:00Z">
        <w:r w:rsidRPr="0026140C" w:rsidDel="00F83189">
          <w:fldChar w:fldCharType="begin"/>
        </w:r>
        <w:r w:rsidRPr="0026140C" w:rsidDel="00F83189">
          <w:delInstrText xml:space="preserve"> REF _Ref104193847 \h </w:delInstrText>
        </w:r>
      </w:del>
      <w:r w:rsidR="0026140C" w:rsidRPr="0026140C">
        <w:instrText xml:space="preserve"> \* MERGEFORMAT </w:instrText>
      </w:r>
      <w:del w:id="190" w:author="Tom Stephens" w:date="2011-12-07T14:35:00Z">
        <w:r w:rsidRPr="0026140C" w:rsidDel="00F83189">
          <w:fldChar w:fldCharType="separate"/>
        </w:r>
        <w:r w:rsidRPr="0026140C" w:rsidDel="00F83189">
          <w:delText>Figure 3</w:delText>
        </w:r>
        <w:r w:rsidRPr="0026140C" w:rsidDel="00F83189">
          <w:fldChar w:fldCharType="end"/>
        </w:r>
      </w:del>
    </w:p>
    <w:p w14:paraId="7A3232C0" w14:textId="77777777" w:rsidR="00F42727" w:rsidRPr="0026140C" w:rsidRDefault="00F42727" w:rsidP="0026140C">
      <w:r w:rsidRPr="0026140C">
        <w:tab/>
        <w:t xml:space="preserve">All-sky queries are our worst case in terms of performance and frequently would not ever </w:t>
      </w:r>
      <w:proofErr w:type="gramStart"/>
      <w:r w:rsidRPr="0026140C">
        <w:t>complete</w:t>
      </w:r>
      <w:proofErr w:type="gramEnd"/>
      <w:r w:rsidRPr="0026140C">
        <w:t xml:space="preserve">.  To prevent this, the front end will block any query that </w:t>
      </w:r>
      <w:proofErr w:type="spellStart"/>
      <w:r w:rsidRPr="0026140C">
        <w:t>encompases</w:t>
      </w:r>
      <w:proofErr w:type="spellEnd"/>
      <w:r w:rsidRPr="0026140C">
        <w:t xml:space="preserve"> more than a 60</w:t>
      </w:r>
      <w:r w:rsidRPr="0026140C">
        <w:rPr>
          <w:rFonts w:hint="eastAsia"/>
          <w:rPrChange w:id="191" w:author="Tom Stephens" w:date="2011-12-07T14:45:00Z">
            <w:rPr>
              <w:rFonts w:ascii="DejaVu LGC Sans" w:hAnsi="DejaVu LGC Sans" w:hint="eastAsia"/>
            </w:rPr>
          </w:rPrChange>
        </w:rPr>
        <w:t>°</w:t>
      </w:r>
      <w:r w:rsidRPr="0026140C">
        <w:rPr>
          <w:rPrChange w:id="192" w:author="Tom Stephens" w:date="2011-12-07T14:45:00Z">
            <w:rPr>
              <w:rFonts w:ascii="DejaVu LGC Sans" w:hAnsi="DejaVu LGC Sans"/>
            </w:rPr>
          </w:rPrChange>
        </w:rPr>
        <w:t xml:space="preserve"> circumference.  In those cases, the front end will provide the user with a link to the weekly </w:t>
      </w:r>
      <w:proofErr w:type="spellStart"/>
      <w:r w:rsidRPr="0026140C">
        <w:rPr>
          <w:rPrChange w:id="193" w:author="Tom Stephens" w:date="2011-12-07T14:45:00Z">
            <w:rPr>
              <w:rFonts w:ascii="DejaVu LGC Sans" w:hAnsi="DejaVu LGC Sans"/>
            </w:rPr>
          </w:rPrChange>
        </w:rPr>
        <w:t>allsky</w:t>
      </w:r>
      <w:proofErr w:type="spellEnd"/>
      <w:r w:rsidRPr="0026140C">
        <w:rPr>
          <w:rPrChange w:id="194" w:author="Tom Stephens" w:date="2011-12-07T14:45:00Z">
            <w:rPr>
              <w:rFonts w:ascii="DejaVu LGC Sans" w:hAnsi="DejaVu LGC Sans"/>
            </w:rPr>
          </w:rPrChange>
        </w:rPr>
        <w:t xml:space="preserve"> files which have been pre-generated by the ingest process for the photon data.  For spacecraft data, spatial searches don't mean </w:t>
      </w:r>
      <w:proofErr w:type="gramStart"/>
      <w:r w:rsidRPr="0026140C">
        <w:rPr>
          <w:rPrChange w:id="195" w:author="Tom Stephens" w:date="2011-12-07T14:45:00Z">
            <w:rPr>
              <w:rFonts w:ascii="DejaVu LGC Sans" w:hAnsi="DejaVu LGC Sans"/>
            </w:rPr>
          </w:rPrChange>
        </w:rPr>
        <w:t>anything</w:t>
      </w:r>
      <w:proofErr w:type="gramEnd"/>
      <w:r w:rsidRPr="0026140C">
        <w:rPr>
          <w:rPrChange w:id="196" w:author="Tom Stephens" w:date="2011-12-07T14:45:00Z">
            <w:rPr>
              <w:rFonts w:ascii="DejaVu LGC Sans" w:hAnsi="DejaVu LGC Sans"/>
            </w:rPr>
          </w:rPrChange>
        </w:rPr>
        <w:t xml:space="preserve"> so this limitation does not matter.</w:t>
      </w:r>
    </w:p>
    <w:p w14:paraId="72D1DD98" w14:textId="77777777" w:rsidR="00F42727" w:rsidRPr="0026140C" w:rsidRDefault="00F42727" w:rsidP="0026140C"/>
    <w:p w14:paraId="782EF525" w14:textId="77777777" w:rsidR="00F83189" w:rsidRPr="0026140C" w:rsidRDefault="00F42727" w:rsidP="0026140C">
      <w:pPr>
        <w:rPr>
          <w:ins w:id="197" w:author="Tom Stephens" w:date="2011-12-07T14:40:00Z"/>
          <w:rPrChange w:id="198" w:author="Tom Stephens" w:date="2011-12-07T14:45:00Z">
            <w:rPr>
              <w:ins w:id="199" w:author="Tom Stephens" w:date="2011-12-07T14:40:00Z"/>
              <w:rFonts w:ascii="DejaVu LGC Sans" w:hAnsi="DejaVu LGC Sans"/>
            </w:rPr>
          </w:rPrChange>
        </w:rPr>
      </w:pPr>
      <w:r w:rsidRPr="0026140C">
        <w:rPr>
          <w:rPrChange w:id="200" w:author="Tom Stephens" w:date="2011-12-07T14:45:00Z">
            <w:rPr>
              <w:rFonts w:ascii="DejaVu LGC Sans" w:hAnsi="DejaVu LGC Sans"/>
            </w:rPr>
          </w:rPrChange>
        </w:rPr>
        <w:tab/>
        <w:t xml:space="preserve">Currently, there are no </w:t>
      </w:r>
      <w:proofErr w:type="spellStart"/>
      <w:r w:rsidRPr="0026140C">
        <w:rPr>
          <w:rPrChange w:id="201" w:author="Tom Stephens" w:date="2011-12-07T14:45:00Z">
            <w:rPr>
              <w:rFonts w:ascii="DejaVu LGC Sans" w:hAnsi="DejaVu LGC Sans"/>
            </w:rPr>
          </w:rPrChange>
        </w:rPr>
        <w:t>allsky</w:t>
      </w:r>
      <w:proofErr w:type="spellEnd"/>
      <w:r w:rsidRPr="0026140C">
        <w:rPr>
          <w:rPrChange w:id="202" w:author="Tom Stephens" w:date="2011-12-07T14:45:00Z">
            <w:rPr>
              <w:rFonts w:ascii="DejaVu LGC Sans" w:hAnsi="DejaVu LGC Sans"/>
            </w:rPr>
          </w:rPrChange>
        </w:rPr>
        <w:t xml:space="preserve"> files provided for event/extended data.  This was due to the file sizes initially projected for that dataset.  </w:t>
      </w:r>
    </w:p>
    <w:p w14:paraId="3C7F800E" w14:textId="77777777" w:rsidR="00F83189" w:rsidRPr="0026140C" w:rsidRDefault="00F83189" w:rsidP="0026140C">
      <w:pPr>
        <w:numPr>
          <w:ins w:id="203" w:author="Tom Stephens" w:date="2011-12-07T14:40:00Z"/>
        </w:numPr>
        <w:rPr>
          <w:ins w:id="204" w:author="Tom Stephens" w:date="2011-12-07T14:40:00Z"/>
          <w:rPrChange w:id="205" w:author="Tom Stephens" w:date="2011-12-07T14:45:00Z">
            <w:rPr>
              <w:ins w:id="206" w:author="Tom Stephens" w:date="2011-12-07T14:40:00Z"/>
              <w:rFonts w:ascii="DejaVu LGC Sans" w:hAnsi="DejaVu LGC Sans"/>
            </w:rPr>
          </w:rPrChange>
        </w:rPr>
      </w:pPr>
    </w:p>
    <w:p w14:paraId="02607D6B" w14:textId="77777777" w:rsidR="00F83189" w:rsidRPr="0026140C" w:rsidRDefault="00F83189" w:rsidP="0026140C">
      <w:pPr>
        <w:numPr>
          <w:ins w:id="207" w:author="Tom Stephens" w:date="2011-12-07T14:40:00Z"/>
        </w:numPr>
        <w:rPr>
          <w:ins w:id="208" w:author="Tom Stephens" w:date="2011-12-07T14:41:00Z"/>
          <w:rPrChange w:id="209" w:author="Tom Stephens" w:date="2011-12-07T14:45:00Z">
            <w:rPr>
              <w:ins w:id="210" w:author="Tom Stephens" w:date="2011-12-07T14:41:00Z"/>
              <w:rFonts w:ascii="DejaVu LGC Sans" w:hAnsi="DejaVu LGC Sans"/>
            </w:rPr>
          </w:rPrChange>
        </w:rPr>
      </w:pPr>
      <w:ins w:id="211" w:author="Tom Stephens" w:date="2011-12-07T14:40:00Z">
        <w:r w:rsidRPr="0026140C">
          <w:rPr>
            <w:rPrChange w:id="212" w:author="Tom Stephens" w:date="2011-12-07T14:45:00Z">
              <w:rPr>
                <w:rFonts w:ascii="DejaVu LGC Sans" w:hAnsi="DejaVu LGC Sans"/>
              </w:rPr>
            </w:rPrChange>
          </w:rPr>
          <w:tab/>
          <w:t xml:space="preserve">The </w:t>
        </w:r>
        <w:proofErr w:type="spellStart"/>
        <w:r w:rsidRPr="0026140C">
          <w:rPr>
            <w:rPrChange w:id="213" w:author="Tom Stephens" w:date="2011-12-07T14:45:00Z">
              <w:rPr>
                <w:rFonts w:ascii="DejaVu LGC Sans" w:hAnsi="DejaVu LGC Sans"/>
              </w:rPr>
            </w:rPrChange>
          </w:rPr>
          <w:t>allsky</w:t>
        </w:r>
        <w:proofErr w:type="spellEnd"/>
        <w:r w:rsidRPr="0026140C">
          <w:rPr>
            <w:rPrChange w:id="214" w:author="Tom Stephens" w:date="2011-12-07T14:45:00Z">
              <w:rPr>
                <w:rFonts w:ascii="DejaVu LGC Sans" w:hAnsi="DejaVu LGC Sans"/>
              </w:rPr>
            </w:rPrChange>
          </w:rPr>
          <w:t xml:space="preserve"> files generated by the ingest system are stored in the </w:t>
        </w:r>
        <w:proofErr w:type="spellStart"/>
        <w:r w:rsidRPr="0026140C">
          <w:rPr>
            <w:rPrChange w:id="215" w:author="Tom Stephens" w:date="2011-12-07T14:45:00Z">
              <w:rPr>
                <w:rFonts w:ascii="DejaVu LGC Sans" w:hAnsi="DejaVu LGC Sans"/>
              </w:rPr>
            </w:rPrChange>
          </w:rPr>
          <w:t>allsky</w:t>
        </w:r>
        <w:proofErr w:type="spellEnd"/>
        <w:r w:rsidRPr="0026140C">
          <w:rPr>
            <w:rPrChange w:id="216" w:author="Tom Stephens" w:date="2011-12-07T14:45:00Z">
              <w:rPr>
                <w:rFonts w:ascii="DejaVu LGC Sans" w:hAnsi="DejaVu LGC Sans"/>
              </w:rPr>
            </w:rPrChange>
          </w:rPr>
          <w:t xml:space="preserve"> directory under the top data dire</w:t>
        </w:r>
      </w:ins>
      <w:ins w:id="217" w:author="Tom Stephens" w:date="2011-12-07T14:41:00Z">
        <w:r w:rsidRPr="0026140C">
          <w:rPr>
            <w:rPrChange w:id="218" w:author="Tom Stephens" w:date="2011-12-07T14:45:00Z">
              <w:rPr>
                <w:rFonts w:ascii="DejaVu LGC Sans" w:hAnsi="DejaVu LGC Sans"/>
              </w:rPr>
            </w:rPrChange>
          </w:rPr>
          <w:t>ctory.  The files have names of the format:</w:t>
        </w:r>
      </w:ins>
    </w:p>
    <w:p w14:paraId="4AB82DAA" w14:textId="77777777" w:rsidR="00F83189" w:rsidRPr="0026140C" w:rsidRDefault="00F83189" w:rsidP="0026140C">
      <w:pPr>
        <w:numPr>
          <w:ins w:id="219" w:author="Tom Stephens" w:date="2011-12-07T14:41:00Z"/>
        </w:numPr>
        <w:rPr>
          <w:ins w:id="220" w:author="Tom Stephens" w:date="2011-12-07T14:41:00Z"/>
          <w:rPrChange w:id="221" w:author="Tom Stephens" w:date="2011-12-07T14:45:00Z">
            <w:rPr>
              <w:ins w:id="222" w:author="Tom Stephens" w:date="2011-12-07T14:41:00Z"/>
              <w:rFonts w:ascii="DejaVu LGC Sans" w:hAnsi="DejaVu LGC Sans"/>
            </w:rPr>
          </w:rPrChange>
        </w:rPr>
      </w:pPr>
    </w:p>
    <w:p w14:paraId="16BCAAA7" w14:textId="77777777" w:rsidR="00F83189" w:rsidRPr="0026140C" w:rsidRDefault="00F83189">
      <w:pPr>
        <w:numPr>
          <w:ins w:id="223" w:author="Tom Stephens" w:date="2011-12-07T14:41:00Z"/>
        </w:numPr>
        <w:jc w:val="center"/>
        <w:rPr>
          <w:ins w:id="224" w:author="Tom Stephens" w:date="2011-12-07T14:41:00Z"/>
          <w:rFonts w:ascii="Courier New" w:hAnsi="Courier New" w:cs="Courier New"/>
          <w:rPrChange w:id="225" w:author="Tom Stephens" w:date="2011-12-07T14:45:00Z">
            <w:rPr>
              <w:ins w:id="226" w:author="Tom Stephens" w:date="2011-12-07T14:41:00Z"/>
              <w:rFonts w:ascii="DejaVu LGC Sans" w:hAnsi="DejaVu LGC Sans"/>
            </w:rPr>
          </w:rPrChange>
        </w:rPr>
        <w:pPrChange w:id="227" w:author="Tom Stephens" w:date="2011-12-07T14:45:00Z">
          <w:pPr/>
        </w:pPrChange>
      </w:pPr>
      <w:proofErr w:type="spellStart"/>
      <w:ins w:id="228" w:author="Tom Stephens" w:date="2011-12-07T14:41:00Z">
        <w:r w:rsidRPr="0026140C">
          <w:rPr>
            <w:rFonts w:ascii="Courier New" w:hAnsi="Courier New" w:cs="Courier New"/>
            <w:rPrChange w:id="229" w:author="Tom Stephens" w:date="2011-12-07T14:45:00Z">
              <w:rPr>
                <w:rFonts w:ascii="DejaVu LGC Sans" w:hAnsi="DejaVu LGC Sans"/>
              </w:rPr>
            </w:rPrChange>
          </w:rPr>
          <w:t>lat_photon_weekly_wNNN_pNNN_vNNN.fits</w:t>
        </w:r>
        <w:proofErr w:type="spellEnd"/>
      </w:ins>
    </w:p>
    <w:p w14:paraId="5EEB959E" w14:textId="77777777" w:rsidR="00F83189" w:rsidRPr="0026140C" w:rsidRDefault="00F83189" w:rsidP="0026140C">
      <w:pPr>
        <w:numPr>
          <w:ins w:id="230" w:author="Tom Stephens" w:date="2011-12-07T14:41:00Z"/>
        </w:numPr>
        <w:rPr>
          <w:ins w:id="231" w:author="Tom Stephens" w:date="2011-12-07T14:41:00Z"/>
          <w:rPrChange w:id="232" w:author="Tom Stephens" w:date="2011-12-07T14:45:00Z">
            <w:rPr>
              <w:ins w:id="233" w:author="Tom Stephens" w:date="2011-12-07T14:41:00Z"/>
              <w:rFonts w:ascii="DejaVu LGC Sans" w:hAnsi="DejaVu LGC Sans"/>
            </w:rPr>
          </w:rPrChange>
        </w:rPr>
      </w:pPr>
    </w:p>
    <w:p w14:paraId="0ED7BD25" w14:textId="77777777" w:rsidR="00F42727" w:rsidRPr="0026140C" w:rsidRDefault="00F83189" w:rsidP="0026140C">
      <w:pPr>
        <w:numPr>
          <w:ins w:id="234" w:author="Tom Stephens" w:date="2011-12-07T14:41:00Z"/>
        </w:numPr>
        <w:rPr>
          <w:ins w:id="235" w:author="Tom Stephens" w:date="2011-12-07T14:36:00Z"/>
          <w:rPrChange w:id="236" w:author="Tom Stephens" w:date="2011-12-07T14:45:00Z">
            <w:rPr>
              <w:ins w:id="237" w:author="Tom Stephens" w:date="2011-12-07T14:36:00Z"/>
              <w:rFonts w:ascii="DejaVu LGC Sans" w:hAnsi="DejaVu LGC Sans"/>
            </w:rPr>
          </w:rPrChange>
        </w:rPr>
      </w:pPr>
      <w:ins w:id="238" w:author="Tom Stephens" w:date="2011-12-07T14:41:00Z">
        <w:r w:rsidRPr="0026140C">
          <w:rPr>
            <w:rPrChange w:id="239" w:author="Tom Stephens" w:date="2011-12-07T14:45:00Z">
              <w:rPr>
                <w:rFonts w:ascii="DejaVu LGC Sans" w:hAnsi="DejaVu LGC Sans"/>
              </w:rPr>
            </w:rPrChange>
          </w:rPr>
          <w:lastRenderedPageBreak/>
          <w:t xml:space="preserve">where </w:t>
        </w:r>
        <w:proofErr w:type="spellStart"/>
        <w:r w:rsidRPr="0026140C">
          <w:rPr>
            <w:rPrChange w:id="240" w:author="Tom Stephens" w:date="2011-12-07T14:45:00Z">
              <w:rPr>
                <w:rFonts w:ascii="DejaVu LGC Sans" w:hAnsi="DejaVu LGC Sans"/>
              </w:rPr>
            </w:rPrChange>
          </w:rPr>
          <w:t>wNNN</w:t>
        </w:r>
        <w:proofErr w:type="spellEnd"/>
        <w:r w:rsidRPr="0026140C">
          <w:rPr>
            <w:rPrChange w:id="241" w:author="Tom Stephens" w:date="2011-12-07T14:45:00Z">
              <w:rPr>
                <w:rFonts w:ascii="DejaVu LGC Sans" w:hAnsi="DejaVu LGC Sans"/>
              </w:rPr>
            </w:rPrChange>
          </w:rPr>
          <w:t xml:space="preserve"> is the mission week number that the data covers, </w:t>
        </w:r>
        <w:proofErr w:type="spellStart"/>
        <w:r w:rsidRPr="0026140C">
          <w:rPr>
            <w:rPrChange w:id="242" w:author="Tom Stephens" w:date="2011-12-07T14:45:00Z">
              <w:rPr>
                <w:rFonts w:ascii="DejaVu LGC Sans" w:hAnsi="DejaVu LGC Sans"/>
              </w:rPr>
            </w:rPrChange>
          </w:rPr>
          <w:t>pNNN</w:t>
        </w:r>
        <w:proofErr w:type="spellEnd"/>
        <w:r w:rsidRPr="0026140C">
          <w:rPr>
            <w:rPrChange w:id="243" w:author="Tom Stephens" w:date="2011-12-07T14:45:00Z">
              <w:rPr>
                <w:rFonts w:ascii="DejaVu LGC Sans" w:hAnsi="DejaVu LGC Sans"/>
              </w:rPr>
            </w:rPrChange>
          </w:rPr>
          <w:t xml:space="preserve"> is the data processing version</w:t>
        </w:r>
      </w:ins>
      <w:ins w:id="244" w:author="Tom Stephens" w:date="2011-12-07T14:42:00Z">
        <w:r w:rsidRPr="0026140C">
          <w:rPr>
            <w:rPrChange w:id="245" w:author="Tom Stephens" w:date="2011-12-07T14:45:00Z">
              <w:rPr>
                <w:rFonts w:ascii="DejaVu LGC Sans" w:hAnsi="DejaVu LGC Sans"/>
              </w:rPr>
            </w:rPrChange>
          </w:rPr>
          <w:t xml:space="preserve"> from the LISOC for the data and </w:t>
        </w:r>
        <w:proofErr w:type="spellStart"/>
        <w:r w:rsidRPr="0026140C">
          <w:rPr>
            <w:rPrChange w:id="246" w:author="Tom Stephens" w:date="2011-12-07T14:45:00Z">
              <w:rPr>
                <w:rFonts w:ascii="DejaVu LGC Sans" w:hAnsi="DejaVu LGC Sans"/>
              </w:rPr>
            </w:rPrChange>
          </w:rPr>
          <w:t>vNNN</w:t>
        </w:r>
        <w:proofErr w:type="spellEnd"/>
        <w:r w:rsidRPr="0026140C">
          <w:rPr>
            <w:rPrChange w:id="247" w:author="Tom Stephens" w:date="2011-12-07T14:45:00Z">
              <w:rPr>
                <w:rFonts w:ascii="DejaVu LGC Sans" w:hAnsi="DejaVu LGC Sans"/>
              </w:rPr>
            </w:rPrChange>
          </w:rPr>
          <w:t xml:space="preserve"> is the file version number.  (</w:t>
        </w:r>
        <w:r w:rsidRPr="0026140C">
          <w:rPr>
            <w:i/>
            <w:rPrChange w:id="248" w:author="Tom Stephens" w:date="2011-12-07T14:45:00Z">
              <w:rPr>
                <w:rFonts w:ascii="DejaVu LGC Sans" w:hAnsi="DejaVu LGC Sans"/>
              </w:rPr>
            </w:rPrChange>
          </w:rPr>
          <w:t>Note</w:t>
        </w:r>
        <w:proofErr w:type="gramStart"/>
        <w:r w:rsidRPr="0026140C">
          <w:rPr>
            <w:i/>
            <w:rPrChange w:id="249" w:author="Tom Stephens" w:date="2011-12-07T14:45:00Z">
              <w:rPr>
                <w:rFonts w:ascii="DejaVu LGC Sans" w:hAnsi="DejaVu LGC Sans"/>
              </w:rPr>
            </w:rPrChange>
          </w:rPr>
          <w:t>:  Currently</w:t>
        </w:r>
        <w:proofErr w:type="gramEnd"/>
        <w:r w:rsidRPr="0026140C">
          <w:rPr>
            <w:i/>
            <w:rPrChange w:id="250" w:author="Tom Stephens" w:date="2011-12-07T14:45:00Z">
              <w:rPr>
                <w:rFonts w:ascii="DejaVu LGC Sans" w:hAnsi="DejaVu LGC Sans"/>
              </w:rPr>
            </w:rPrChange>
          </w:rPr>
          <w:t xml:space="preserve"> version numbering is not yet implemented.</w:t>
        </w:r>
        <w:r w:rsidRPr="0026140C">
          <w:rPr>
            <w:rPrChange w:id="251" w:author="Tom Stephens" w:date="2011-12-07T14:45:00Z">
              <w:rPr>
                <w:rFonts w:ascii="DejaVu LGC Sans" w:hAnsi="DejaVu LGC Sans"/>
              </w:rPr>
            </w:rPrChange>
          </w:rPr>
          <w:t>)</w:t>
        </w:r>
      </w:ins>
      <w:del w:id="252" w:author="Tom Stephens" w:date="2011-12-07T14:36:00Z">
        <w:r w:rsidR="00F42727" w:rsidRPr="0026140C" w:rsidDel="00F83189">
          <w:rPr>
            <w:rPrChange w:id="253" w:author="Tom Stephens" w:date="2011-12-07T14:45:00Z">
              <w:rPr>
                <w:rFonts w:ascii="DejaVu LGC Sans" w:hAnsi="DejaVu LGC Sans"/>
              </w:rPr>
            </w:rPrChange>
          </w:rPr>
          <w:delText>As those file sizes are no longer accurate (the event/extended dataset is roughly the same size as the photon dataset as of the Pass6 reprocessing), it would be possible to generate allsky event/extended data files if there was a demand for it.  Currently, there appears to be zero demand for it.</w:delText>
        </w:r>
      </w:del>
    </w:p>
    <w:p w14:paraId="057FF9C1" w14:textId="77777777" w:rsidR="00F83189" w:rsidRDefault="00F83189">
      <w:pPr>
        <w:numPr>
          <w:ins w:id="254" w:author="Tom Stephens" w:date="2011-12-07T14:36:00Z"/>
        </w:numPr>
      </w:pPr>
    </w:p>
    <w:p w14:paraId="199D1544" w14:textId="77777777" w:rsidR="00F42727" w:rsidRDefault="00F42727">
      <w:pPr>
        <w:pStyle w:val="Heading2"/>
        <w:numPr>
          <w:numberingChange w:id="255" w:author="Tom Stephens" w:date="2011-12-07T12:44:00Z" w:original="%1:3:0:.%2:2:0:"/>
        </w:numPr>
      </w:pPr>
      <w:bookmarkStart w:id="256" w:name="_toc822"/>
      <w:bookmarkEnd w:id="256"/>
      <w:r>
        <w:t>Event/Extended Database</w:t>
      </w:r>
    </w:p>
    <w:p w14:paraId="3A45955D" w14:textId="77777777" w:rsidR="00F42727" w:rsidRDefault="00F42727"/>
    <w:p w14:paraId="1A7FEB73" w14:textId="77777777" w:rsidR="00F42727" w:rsidRDefault="00F42727">
      <w:r>
        <w:tab/>
        <w:t xml:space="preserve">The file format and data storage matches that of the photon data with a few exceptions.  As discussed above, periodic </w:t>
      </w:r>
      <w:proofErr w:type="spellStart"/>
      <w:r>
        <w:t>allsky</w:t>
      </w:r>
      <w:proofErr w:type="spellEnd"/>
      <w:r>
        <w:t xml:space="preserve"> files are not generated for this dataset.  Also, unlike the photon data, </w:t>
      </w:r>
      <w:del w:id="257" w:author="Tom Stephens" w:date="2011-12-07T14:37:00Z">
        <w:r w:rsidDel="00F83189">
          <w:delText>the full dataset is kept on the main raid on the machine with the Control process (hygd</w:delText>
        </w:r>
      </w:del>
      <w:ins w:id="258" w:author="Tom Stephens" w:date="2011-12-07T14:37:00Z">
        <w:r w:rsidR="00F83189">
          <w:t>there is only one copy of the full dataset that is maintained on the event server computer (glutton</w:t>
        </w:r>
      </w:ins>
      <w:r>
        <w:t>).  There are no redundant copie</w:t>
      </w:r>
      <w:ins w:id="259" w:author="Tom Stephens" w:date="2011-12-07T14:37:00Z">
        <w:r w:rsidR="00F83189">
          <w:t xml:space="preserve">s </w:t>
        </w:r>
      </w:ins>
      <w:del w:id="260" w:author="Tom Stephens" w:date="2011-12-07T14:37:00Z">
        <w:r w:rsidDel="00F83189">
          <w:delText xml:space="preserve">s on the nodes </w:delText>
        </w:r>
      </w:del>
      <w:del w:id="261" w:author="Tom Stephens" w:date="2011-12-07T14:38:00Z">
        <w:r w:rsidDel="00F83189">
          <w:delText>so the Search processes read from the copy on the head machine</w:delText>
        </w:r>
      </w:del>
      <w:ins w:id="262" w:author="Tom Stephens" w:date="2011-12-07T14:38:00Z">
        <w:r w:rsidR="00F83189">
          <w:t xml:space="preserve">and the data </w:t>
        </w:r>
        <w:proofErr w:type="gramStart"/>
        <w:r w:rsidR="00F83189">
          <w:t>ingest</w:t>
        </w:r>
        <w:proofErr w:type="gramEnd"/>
        <w:r w:rsidR="00F83189">
          <w:t xml:space="preserve"> and searches are all performed locally on the </w:t>
        </w:r>
      </w:ins>
      <w:ins w:id="263" w:author="Tom Stephens" w:date="2011-12-07T14:39:00Z">
        <w:r w:rsidR="00F83189">
          <w:t>single copy</w:t>
        </w:r>
      </w:ins>
      <w:r>
        <w:t xml:space="preserve">.  This was </w:t>
      </w:r>
      <w:del w:id="264" w:author="Tom Stephens" w:date="2011-12-07T14:39:00Z">
        <w:r w:rsidDel="00F83189">
          <w:delText xml:space="preserve">initially </w:delText>
        </w:r>
      </w:del>
      <w:r>
        <w:t xml:space="preserve">deemed necessary due to the large size of the dataset.  </w:t>
      </w:r>
      <w:del w:id="265" w:author="Tom Stephens" w:date="2011-12-07T14:38:00Z">
        <w:r w:rsidDel="00F83189">
          <w:delText xml:space="preserve">The current dataset is no longer larger than the photon data so this is not a concern any more.  </w:delText>
        </w:r>
      </w:del>
      <w:r>
        <w:t>This setup slows query times by a factor of a few (but improves ingest times by a similar factor).  Since the demand for this dataset is so low (~0.5% of all queries search this database), there are no current plans or need to change this.</w:t>
      </w:r>
    </w:p>
    <w:p w14:paraId="38786C60" w14:textId="77777777" w:rsidR="00F42727" w:rsidRDefault="00F42727"/>
    <w:p w14:paraId="7EE2714B" w14:textId="77777777" w:rsidR="00F42727" w:rsidRDefault="00F42727">
      <w:pPr>
        <w:pStyle w:val="Heading2"/>
        <w:numPr>
          <w:numberingChange w:id="266" w:author="Tom Stephens" w:date="2011-12-07T12:44:00Z" w:original="%1:3:0:.%2:3:0:"/>
        </w:numPr>
      </w:pPr>
      <w:bookmarkStart w:id="267" w:name="_toc826"/>
      <w:bookmarkEnd w:id="267"/>
      <w:r>
        <w:t xml:space="preserve">Pointing, </w:t>
      </w:r>
      <w:proofErr w:type="spellStart"/>
      <w:r>
        <w:t>Livetime</w:t>
      </w:r>
      <w:proofErr w:type="spellEnd"/>
      <w:r>
        <w:t xml:space="preserve"> and History Database</w:t>
      </w:r>
    </w:p>
    <w:p w14:paraId="502142F4" w14:textId="77777777" w:rsidR="00F42727" w:rsidRDefault="00F42727">
      <w:r>
        <w:tab/>
        <w:t xml:space="preserve">Of the three, this database has the simplest internal structure as the data is simply a time ordered list and does not need to be searched spatially.  Like the photon database, the internal files for this database are divided into approximately </w:t>
      </w:r>
      <w:proofErr w:type="gramStart"/>
      <w:r>
        <w:t>two month</w:t>
      </w:r>
      <w:proofErr w:type="gramEnd"/>
      <w:r>
        <w:t xml:space="preserve"> time bins with the time boundaries being the same as the time boundaries for the photon database’s internal files.  This results in an average file size of approximately 16MB for each internal file.</w:t>
      </w:r>
    </w:p>
    <w:p w14:paraId="27127C75" w14:textId="77777777" w:rsidR="00F42727" w:rsidRDefault="00F42727">
      <w:r>
        <w:tab/>
        <w:t>These files will have filenames of the format:</w:t>
      </w:r>
    </w:p>
    <w:p w14:paraId="0B3D6AFA" w14:textId="77777777" w:rsidR="00F42727" w:rsidRDefault="00F42727"/>
    <w:p w14:paraId="4E3D9D76" w14:textId="77777777" w:rsidR="00F42727" w:rsidRDefault="00F42727">
      <w:pPr>
        <w:jc w:val="center"/>
        <w:rPr>
          <w:rFonts w:ascii="Courier New" w:hAnsi="Courier New"/>
        </w:rPr>
      </w:pPr>
      <w:del w:id="268" w:author="Tom Stephens" w:date="2011-12-07T14:43:00Z">
        <w:r w:rsidDel="0026140C">
          <w:rPr>
            <w:rFonts w:ascii="Courier New" w:hAnsi="Courier New"/>
          </w:rPr>
          <w:delText>LPLH_NNNNNNNNN.NNN</w:delText>
        </w:r>
      </w:del>
      <w:proofErr w:type="spellStart"/>
      <w:ins w:id="269" w:author="Tom Stephens" w:date="2011-12-07T14:43:00Z">
        <w:r w:rsidR="0026140C">
          <w:rPr>
            <w:rFonts w:ascii="Courier New" w:hAnsi="Courier New"/>
          </w:rPr>
          <w:t>lat_spacecraft_weekly_wNNN_pNNN</w:t>
        </w:r>
      </w:ins>
      <w:r>
        <w:rPr>
          <w:rFonts w:ascii="Courier New" w:hAnsi="Courier New"/>
        </w:rPr>
        <w:t>_</w:t>
      </w:r>
      <w:ins w:id="270" w:author="Tom Stephens" w:date="2011-12-07T14:43:00Z">
        <w:r w:rsidR="0026140C">
          <w:rPr>
            <w:rFonts w:ascii="Courier New" w:hAnsi="Courier New"/>
          </w:rPr>
          <w:t>v</w:t>
        </w:r>
      </w:ins>
      <w:del w:id="271" w:author="Tom Stephens" w:date="2011-12-07T14:43:00Z">
        <w:r w:rsidDel="0026140C">
          <w:rPr>
            <w:rFonts w:ascii="Courier New" w:hAnsi="Courier New"/>
          </w:rPr>
          <w:delText>V</w:delText>
        </w:r>
      </w:del>
      <w:ins w:id="272" w:author="Tom Stephens" w:date="2011-12-07T14:43:00Z">
        <w:r w:rsidR="0026140C">
          <w:rPr>
            <w:rFonts w:ascii="Courier New" w:hAnsi="Courier New"/>
          </w:rPr>
          <w:t>NNN</w:t>
        </w:r>
      </w:ins>
      <w:del w:id="273" w:author="Tom Stephens" w:date="2011-12-07T14:43:00Z">
        <w:r w:rsidDel="0026140C">
          <w:rPr>
            <w:rFonts w:ascii="Courier New" w:hAnsi="Courier New"/>
          </w:rPr>
          <w:delText>XXX</w:delText>
        </w:r>
      </w:del>
      <w:r>
        <w:rPr>
          <w:rFonts w:ascii="Courier New" w:hAnsi="Courier New"/>
        </w:rPr>
        <w:t>.fits</w:t>
      </w:r>
      <w:proofErr w:type="spellEnd"/>
    </w:p>
    <w:p w14:paraId="2CCE8AE4" w14:textId="77777777" w:rsidR="00F42727" w:rsidRDefault="00F42727"/>
    <w:p w14:paraId="0AB30A33" w14:textId="77777777" w:rsidR="00F42727" w:rsidRPr="0026140C" w:rsidRDefault="00F42727">
      <w:pPr>
        <w:rPr>
          <w:i/>
          <w:rPrChange w:id="274" w:author="Tom Stephens" w:date="2011-12-07T14:45:00Z">
            <w:rPr/>
          </w:rPrChange>
        </w:rPr>
      </w:pPr>
      <w:del w:id="275" w:author="Tom Stephens" w:date="2011-12-07T14:44:00Z">
        <w:r w:rsidDel="0026140C">
          <w:delText>where NNNNNNNNN.NNN is the MET of the beginning of the time interval covered by the file and VXXX is the version number of the file.</w:delText>
        </w:r>
      </w:del>
      <w:ins w:id="276" w:author="Tom Stephens" w:date="2011-12-07T14:44:00Z">
        <w:r w:rsidR="0026140C">
          <w:t xml:space="preserve">where </w:t>
        </w:r>
        <w:proofErr w:type="spellStart"/>
        <w:r w:rsidR="0026140C">
          <w:t>wNNN</w:t>
        </w:r>
        <w:proofErr w:type="spellEnd"/>
        <w:r w:rsidR="0026140C">
          <w:t xml:space="preserve">, </w:t>
        </w:r>
        <w:proofErr w:type="spellStart"/>
        <w:r w:rsidR="0026140C">
          <w:t>pNNN</w:t>
        </w:r>
        <w:proofErr w:type="spellEnd"/>
        <w:r w:rsidR="0026140C">
          <w:t xml:space="preserve"> and </w:t>
        </w:r>
        <w:proofErr w:type="spellStart"/>
        <w:r w:rsidR="0026140C">
          <w:t>vNNN</w:t>
        </w:r>
        <w:proofErr w:type="spellEnd"/>
        <w:r w:rsidR="0026140C">
          <w:t xml:space="preserve"> have the same meaning as for the photon </w:t>
        </w:r>
        <w:proofErr w:type="spellStart"/>
        <w:r w:rsidR="0026140C">
          <w:t>allsky</w:t>
        </w:r>
        <w:proofErr w:type="spellEnd"/>
        <w:r w:rsidR="0026140C">
          <w:t xml:space="preserve"> files.</w:t>
        </w:r>
      </w:ins>
      <w:r>
        <w:t xml:space="preserve">  The version number is updated every time new data is added to the file and will typically have </w:t>
      </w:r>
      <w:proofErr w:type="gramStart"/>
      <w:r>
        <w:t>a value</w:t>
      </w:r>
      <w:proofErr w:type="gramEnd"/>
      <w:r>
        <w:t xml:space="preserve"> in the 3-400’s for a file covering its </w:t>
      </w:r>
      <w:proofErr w:type="gramStart"/>
      <w:r>
        <w:t>full time</w:t>
      </w:r>
      <w:proofErr w:type="gramEnd"/>
      <w:r>
        <w:t xml:space="preserve"> interval.</w:t>
      </w:r>
      <w:ins w:id="277" w:author="Tom Stephens" w:date="2011-12-07T14:44:00Z">
        <w:r w:rsidR="0026140C" w:rsidRPr="0026140C">
          <w:rPr>
            <w:rFonts w:ascii="DejaVu LGC Sans" w:hAnsi="DejaVu LGC Sans"/>
          </w:rPr>
          <w:t xml:space="preserve"> </w:t>
        </w:r>
        <w:r w:rsidR="0026140C" w:rsidRPr="0026140C">
          <w:rPr>
            <w:i/>
            <w:rPrChange w:id="278" w:author="Tom Stephens" w:date="2011-12-07T14:45:00Z">
              <w:rPr>
                <w:rFonts w:ascii="DejaVu LGC Sans" w:hAnsi="DejaVu LGC Sans"/>
              </w:rPr>
            </w:rPrChange>
          </w:rPr>
          <w:t>(</w:t>
        </w:r>
        <w:r w:rsidR="0026140C" w:rsidRPr="0026140C">
          <w:rPr>
            <w:i/>
            <w:rPrChange w:id="279" w:author="Tom Stephens" w:date="2011-12-07T14:45:00Z">
              <w:rPr>
                <w:rFonts w:ascii="DejaVu LGC Sans" w:hAnsi="DejaVu LGC Sans"/>
                <w:i/>
              </w:rPr>
            </w:rPrChange>
          </w:rPr>
          <w:t>Note</w:t>
        </w:r>
        <w:proofErr w:type="gramStart"/>
        <w:r w:rsidR="0026140C" w:rsidRPr="0026140C">
          <w:rPr>
            <w:i/>
            <w:rPrChange w:id="280" w:author="Tom Stephens" w:date="2011-12-07T14:45:00Z">
              <w:rPr>
                <w:rFonts w:ascii="DejaVu LGC Sans" w:hAnsi="DejaVu LGC Sans"/>
                <w:i/>
              </w:rPr>
            </w:rPrChange>
          </w:rPr>
          <w:t>:  Currently</w:t>
        </w:r>
        <w:proofErr w:type="gramEnd"/>
        <w:r w:rsidR="0026140C" w:rsidRPr="0026140C">
          <w:rPr>
            <w:i/>
            <w:rPrChange w:id="281" w:author="Tom Stephens" w:date="2011-12-07T14:45:00Z">
              <w:rPr>
                <w:rFonts w:ascii="DejaVu LGC Sans" w:hAnsi="DejaVu LGC Sans"/>
                <w:i/>
              </w:rPr>
            </w:rPrChange>
          </w:rPr>
          <w:t xml:space="preserve"> version numbering is not yet implemented.</w:t>
        </w:r>
        <w:r w:rsidR="0026140C" w:rsidRPr="0026140C">
          <w:rPr>
            <w:i/>
            <w:rPrChange w:id="282" w:author="Tom Stephens" w:date="2011-12-07T14:45:00Z">
              <w:rPr>
                <w:rFonts w:ascii="DejaVu LGC Sans" w:hAnsi="DejaVu LGC Sans"/>
              </w:rPr>
            </w:rPrChange>
          </w:rPr>
          <w:t>)</w:t>
        </w:r>
      </w:ins>
    </w:p>
    <w:p w14:paraId="119AF0F1" w14:textId="77777777" w:rsidR="00F42727" w:rsidRDefault="00F42727">
      <w:r>
        <w:tab/>
        <w:t>These files will be stored in a single data directory</w:t>
      </w:r>
      <w:ins w:id="283" w:author="Tom Stephens" w:date="2011-12-07T14:46:00Z">
        <w:r w:rsidR="0026140C">
          <w:t>, labeled ‘weekly’, under the head data directory on the server</w:t>
        </w:r>
      </w:ins>
      <w:r>
        <w:t xml:space="preserve">. </w:t>
      </w:r>
    </w:p>
    <w:p w14:paraId="0019F9B0" w14:textId="77777777" w:rsidR="00F42727" w:rsidRDefault="00F42727"/>
    <w:p w14:paraId="7F8C87E3" w14:textId="77777777" w:rsidR="00F42727" w:rsidRDefault="00F42727">
      <w:pPr>
        <w:pStyle w:val="Heading1"/>
        <w:pageBreakBefore/>
        <w:numPr>
          <w:numberingChange w:id="284" w:author="Tom Stephens" w:date="2011-12-07T12:44:00Z" w:original="%1:4:0:"/>
        </w:numPr>
      </w:pPr>
      <w:bookmarkStart w:id="285" w:name="_toc835"/>
      <w:bookmarkStart w:id="286" w:name="_Ref107386993"/>
      <w:bookmarkStart w:id="287" w:name="_Ref107386998"/>
      <w:bookmarkStart w:id="288" w:name="_Ref107387005"/>
      <w:bookmarkStart w:id="289" w:name="_Ref107387026"/>
      <w:bookmarkEnd w:id="285"/>
      <w:r>
        <w:lastRenderedPageBreak/>
        <w:t>Configuration Files</w:t>
      </w:r>
      <w:bookmarkEnd w:id="139"/>
      <w:bookmarkEnd w:id="286"/>
      <w:bookmarkEnd w:id="287"/>
      <w:bookmarkEnd w:id="288"/>
      <w:bookmarkEnd w:id="289"/>
    </w:p>
    <w:p w14:paraId="4D45FD16" w14:textId="77777777" w:rsidR="00F42727" w:rsidRDefault="00F42727">
      <w:r>
        <w:tab/>
        <w:t xml:space="preserve">The various servers and programs are written </w:t>
      </w:r>
      <w:proofErr w:type="gramStart"/>
      <w:r>
        <w:t>in order to</w:t>
      </w:r>
      <w:proofErr w:type="gramEnd"/>
      <w:r>
        <w:t xml:space="preserve"> read configuration information from either a default or specified configuration file.  </w:t>
      </w:r>
      <w:proofErr w:type="gramStart"/>
      <w:r>
        <w:t>Thus</w:t>
      </w:r>
      <w:proofErr w:type="gramEnd"/>
      <w:r>
        <w:t xml:space="preserve"> several instances of the same program could run with different configurations and not conflict with each other.  The configuration files control various aspects of program operation such as location of data directories, TCP ports to listen and talk to, location of MySQL database server, etc.</w:t>
      </w:r>
    </w:p>
    <w:p w14:paraId="110B1295" w14:textId="77777777" w:rsidR="00F42727" w:rsidRDefault="00F42727">
      <w:r>
        <w:tab/>
        <w:t>The configuration files consist of a list of parameters, one per line, in the format of ‘</w:t>
      </w:r>
      <w:r>
        <w:rPr>
          <w:rFonts w:ascii="Courier New" w:hAnsi="Courier New" w:cs="Courier New"/>
        </w:rPr>
        <w:t>PARAMETER value</w:t>
      </w:r>
      <w:r>
        <w:t xml:space="preserve">’.  </w:t>
      </w:r>
      <w:proofErr w:type="gramStart"/>
      <w:r>
        <w:t>Lines</w:t>
      </w:r>
      <w:proofErr w:type="gramEnd"/>
      <w:r>
        <w:t xml:space="preserve"> beginning with a </w:t>
      </w:r>
      <w:proofErr w:type="gramStart"/>
      <w:r>
        <w:t>hash (#</w:t>
      </w:r>
      <w:proofErr w:type="gramEnd"/>
      <w:r>
        <w:t>) are considered comments.  The details and list of parameters for the various configuration files are given in the following subsections.</w:t>
      </w:r>
    </w:p>
    <w:p w14:paraId="70D48C95" w14:textId="77777777" w:rsidR="00F42727" w:rsidRDefault="00F42727">
      <w:pPr>
        <w:pStyle w:val="Heading2"/>
        <w:numPr>
          <w:numberingChange w:id="290" w:author="Tom Stephens" w:date="2011-12-07T12:44:00Z" w:original="%1:4:0:.%2:1:0:"/>
        </w:numPr>
      </w:pPr>
      <w:bookmarkStart w:id="291" w:name="_toc838"/>
      <w:bookmarkStart w:id="292" w:name="_Ref107387009"/>
      <w:bookmarkEnd w:id="291"/>
      <w:proofErr w:type="spellStart"/>
      <w:proofErr w:type="gramStart"/>
      <w:r>
        <w:t>QueueManager</w:t>
      </w:r>
      <w:proofErr w:type="spellEnd"/>
      <w:proofErr w:type="gramEnd"/>
      <w:r>
        <w:t xml:space="preserve"> Configuration File</w:t>
      </w:r>
      <w:bookmarkEnd w:id="292"/>
    </w:p>
    <w:p w14:paraId="252221A6" w14:textId="77777777" w:rsidR="00F42727" w:rsidRDefault="00F42727">
      <w:r>
        <w:tab/>
        <w:t xml:space="preserve">This file controls the operation of the </w:t>
      </w:r>
      <w:proofErr w:type="spellStart"/>
      <w:r>
        <w:t>QueueManager</w:t>
      </w:r>
      <w:proofErr w:type="spellEnd"/>
      <w:r>
        <w:t xml:space="preserve">.  It gives the names of the computers running the various database </w:t>
      </w:r>
      <w:proofErr w:type="gramStart"/>
      <w:r>
        <w:t>server</w:t>
      </w:r>
      <w:proofErr w:type="gramEnd"/>
      <w:r>
        <w:t xml:space="preserve"> and the ports they are listening </w:t>
      </w:r>
      <w:proofErr w:type="gramStart"/>
      <w:r>
        <w:t>on</w:t>
      </w:r>
      <w:proofErr w:type="gramEnd"/>
      <w:r>
        <w:t xml:space="preserve">.  It also gives the location of the MySQL server that contains the metadata for the queries to be processed.  </w:t>
      </w:r>
      <w:r>
        <w:fldChar w:fldCharType="begin"/>
      </w:r>
      <w:r>
        <w:instrText xml:space="preserve"> REF _Ref104258177 \h </w:instrText>
      </w:r>
      <w:r>
        <w:fldChar w:fldCharType="separate"/>
      </w:r>
      <w:r>
        <w:t>Table 1</w:t>
      </w:r>
      <w:r>
        <w:fldChar w:fldCharType="end"/>
      </w:r>
      <w:r>
        <w:t xml:space="preserve"> lists the parameters and what they refer to. </w:t>
      </w:r>
    </w:p>
    <w:p w14:paraId="297197FA" w14:textId="77777777" w:rsidR="00F42727" w:rsidRDefault="00F42727"/>
    <w:p w14:paraId="05E00DEB" w14:textId="77777777" w:rsidR="00F42727" w:rsidRDefault="00F42727">
      <w:pPr>
        <w:pStyle w:val="Caption"/>
        <w:keepNext/>
        <w:rPr>
          <w:b w:val="0"/>
        </w:rPr>
      </w:pPr>
      <w:bookmarkStart w:id="293" w:name="_Ref104258177"/>
      <w:r>
        <w:t xml:space="preserve">Table </w:t>
      </w:r>
      <w:fldSimple w:instr=" SEQ &quot;Table&quot; \*Arabic ">
        <w:r>
          <w:t>1</w:t>
        </w:r>
      </w:fldSimple>
      <w:bookmarkEnd w:id="293"/>
      <w:r>
        <w:t xml:space="preserve"> - </w:t>
      </w:r>
      <w:r>
        <w:rPr>
          <w:b w:val="0"/>
        </w:rPr>
        <w:t xml:space="preserve">Parameters for </w:t>
      </w:r>
      <w:proofErr w:type="spellStart"/>
      <w:r>
        <w:rPr>
          <w:b w:val="0"/>
        </w:rPr>
        <w:t>QueueManager</w:t>
      </w:r>
      <w:proofErr w:type="spellEnd"/>
      <w:r>
        <w:rPr>
          <w:b w:val="0"/>
        </w:rPr>
        <w:t xml:space="preserve"> configuration file.</w:t>
      </w:r>
    </w:p>
    <w:tbl>
      <w:tblPr>
        <w:tblW w:w="10357" w:type="dxa"/>
        <w:tblInd w:w="-22" w:type="dxa"/>
        <w:tblLayout w:type="fixed"/>
        <w:tblLook w:val="0000" w:firstRow="0" w:lastRow="0" w:firstColumn="0" w:lastColumn="0" w:noHBand="0" w:noVBand="0"/>
        <w:tblPrChange w:id="294" w:author="Tom Stephens" w:date="2011-12-07T14:48:00Z">
          <w:tblPr>
            <w:tblW w:w="0" w:type="auto"/>
            <w:tblInd w:w="-22" w:type="dxa"/>
            <w:tblLayout w:type="fixed"/>
            <w:tblLook w:val="0000" w:firstRow="0" w:lastRow="0" w:firstColumn="0" w:lastColumn="0" w:noHBand="0" w:noVBand="0"/>
          </w:tblPr>
        </w:tblPrChange>
      </w:tblPr>
      <w:tblGrid>
        <w:gridCol w:w="3195"/>
        <w:gridCol w:w="3967"/>
        <w:gridCol w:w="3195"/>
        <w:tblGridChange w:id="295">
          <w:tblGrid>
            <w:gridCol w:w="22"/>
            <w:gridCol w:w="3173"/>
            <w:gridCol w:w="22"/>
            <w:gridCol w:w="3967"/>
            <w:gridCol w:w="3173"/>
            <w:gridCol w:w="22"/>
          </w:tblGrid>
        </w:tblGridChange>
      </w:tblGrid>
      <w:tr w:rsidR="00F42727" w14:paraId="609CBD67" w14:textId="77777777" w:rsidTr="0026140C">
        <w:trPr>
          <w:trHeight w:val="276"/>
          <w:trPrChange w:id="296"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297" w:author="Tom Stephens" w:date="2011-12-07T14:48:00Z">
              <w:tcPr>
                <w:tcW w:w="3195" w:type="dxa"/>
                <w:gridSpan w:val="2"/>
                <w:tcBorders>
                  <w:top w:val="single" w:sz="4" w:space="0" w:color="000000"/>
                  <w:left w:val="single" w:sz="4" w:space="0" w:color="000000"/>
                  <w:bottom w:val="single" w:sz="4" w:space="0" w:color="000000"/>
                </w:tcBorders>
              </w:tcPr>
            </w:tcPrChange>
          </w:tcPr>
          <w:p w14:paraId="7F829768" w14:textId="77777777" w:rsidR="00F42727" w:rsidRDefault="00F42727">
            <w:pPr>
              <w:snapToGrid w:val="0"/>
              <w:rPr>
                <w:b/>
              </w:rPr>
            </w:pPr>
            <w:r>
              <w:rPr>
                <w:b/>
              </w:rPr>
              <w:t>Parameter</w:t>
            </w:r>
          </w:p>
        </w:tc>
        <w:tc>
          <w:tcPr>
            <w:tcW w:w="7162" w:type="dxa"/>
            <w:gridSpan w:val="2"/>
            <w:tcBorders>
              <w:top w:val="single" w:sz="4" w:space="0" w:color="000000"/>
              <w:left w:val="single" w:sz="4" w:space="0" w:color="000000"/>
              <w:bottom w:val="single" w:sz="4" w:space="0" w:color="000000"/>
              <w:right w:val="single" w:sz="4" w:space="0" w:color="000000"/>
            </w:tcBorders>
            <w:tcPrChange w:id="298"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4FF762F9" w14:textId="77777777" w:rsidR="00F42727" w:rsidRDefault="00F42727">
            <w:pPr>
              <w:snapToGrid w:val="0"/>
              <w:rPr>
                <w:b/>
              </w:rPr>
            </w:pPr>
            <w:r>
              <w:rPr>
                <w:b/>
              </w:rPr>
              <w:t>Description</w:t>
            </w:r>
          </w:p>
        </w:tc>
      </w:tr>
      <w:tr w:rsidR="00F42727" w14:paraId="5DCF9E81" w14:textId="77777777" w:rsidTr="0026140C">
        <w:trPr>
          <w:trHeight w:val="276"/>
          <w:trPrChange w:id="299"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00" w:author="Tom Stephens" w:date="2011-12-07T14:48:00Z">
              <w:tcPr>
                <w:tcW w:w="3195" w:type="dxa"/>
                <w:gridSpan w:val="2"/>
                <w:tcBorders>
                  <w:top w:val="single" w:sz="4" w:space="0" w:color="000000"/>
                  <w:left w:val="single" w:sz="4" w:space="0" w:color="000000"/>
                  <w:bottom w:val="single" w:sz="4" w:space="0" w:color="000000"/>
                </w:tcBorders>
              </w:tcPr>
            </w:tcPrChange>
          </w:tcPr>
          <w:p w14:paraId="781AF52D" w14:textId="77777777" w:rsidR="00F42727" w:rsidRDefault="00F42727">
            <w:pPr>
              <w:snapToGrid w:val="0"/>
            </w:pPr>
            <w:r>
              <w:t>LOG_DIR</w:t>
            </w:r>
          </w:p>
        </w:tc>
        <w:tc>
          <w:tcPr>
            <w:tcW w:w="7162" w:type="dxa"/>
            <w:gridSpan w:val="2"/>
            <w:tcBorders>
              <w:top w:val="single" w:sz="4" w:space="0" w:color="000000"/>
              <w:left w:val="single" w:sz="4" w:space="0" w:color="000000"/>
              <w:bottom w:val="single" w:sz="4" w:space="0" w:color="000000"/>
              <w:right w:val="single" w:sz="4" w:space="0" w:color="000000"/>
            </w:tcBorders>
            <w:tcPrChange w:id="301"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3D3CBA9B" w14:textId="77777777" w:rsidR="00F42727" w:rsidRDefault="00F42727">
            <w:pPr>
              <w:snapToGrid w:val="0"/>
            </w:pPr>
            <w:r>
              <w:t xml:space="preserve">The directory where the log files for the </w:t>
            </w:r>
            <w:proofErr w:type="spellStart"/>
            <w:r>
              <w:t>QueueManager</w:t>
            </w:r>
            <w:proofErr w:type="spellEnd"/>
            <w:r>
              <w:t xml:space="preserve"> should be stored.  </w:t>
            </w:r>
            <w:proofErr w:type="gramStart"/>
            <w:r>
              <w:t>Typically</w:t>
            </w:r>
            <w:proofErr w:type="gramEnd"/>
            <w:r>
              <w:t xml:space="preserve"> this should be $GSSC_LOG_DIR/Database</w:t>
            </w:r>
          </w:p>
        </w:tc>
      </w:tr>
      <w:tr w:rsidR="00F42727" w14:paraId="4DF335A9" w14:textId="77777777" w:rsidTr="0026140C">
        <w:trPr>
          <w:trHeight w:val="276"/>
          <w:trPrChange w:id="302"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03" w:author="Tom Stephens" w:date="2011-12-07T14:48:00Z">
              <w:tcPr>
                <w:tcW w:w="3195" w:type="dxa"/>
                <w:gridSpan w:val="2"/>
                <w:tcBorders>
                  <w:top w:val="single" w:sz="4" w:space="0" w:color="000000"/>
                  <w:left w:val="single" w:sz="4" w:space="0" w:color="000000"/>
                  <w:bottom w:val="single" w:sz="4" w:space="0" w:color="000000"/>
                </w:tcBorders>
              </w:tcPr>
            </w:tcPrChange>
          </w:tcPr>
          <w:p w14:paraId="01009EAC" w14:textId="77777777" w:rsidR="00F42727" w:rsidRDefault="00F42727">
            <w:pPr>
              <w:snapToGrid w:val="0"/>
            </w:pPr>
            <w:r>
              <w:t>EVENT_HOST</w:t>
            </w:r>
          </w:p>
        </w:tc>
        <w:tc>
          <w:tcPr>
            <w:tcW w:w="7162" w:type="dxa"/>
            <w:gridSpan w:val="2"/>
            <w:tcBorders>
              <w:top w:val="single" w:sz="4" w:space="0" w:color="000000"/>
              <w:left w:val="single" w:sz="4" w:space="0" w:color="000000"/>
              <w:bottom w:val="single" w:sz="4" w:space="0" w:color="000000"/>
              <w:right w:val="single" w:sz="4" w:space="0" w:color="000000"/>
            </w:tcBorders>
            <w:tcPrChange w:id="304"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0FD3DDDE" w14:textId="77777777" w:rsidR="00F42727" w:rsidRDefault="00F42727">
            <w:pPr>
              <w:snapToGrid w:val="0"/>
            </w:pPr>
            <w:r>
              <w:t xml:space="preserve">The host name of the computer running </w:t>
            </w:r>
            <w:proofErr w:type="gramStart"/>
            <w:r>
              <w:t>the Event</w:t>
            </w:r>
            <w:proofErr w:type="gramEnd"/>
            <w:r>
              <w:t xml:space="preserve"> Database control node</w:t>
            </w:r>
          </w:p>
        </w:tc>
      </w:tr>
      <w:tr w:rsidR="00F42727" w14:paraId="3ACC805B" w14:textId="77777777" w:rsidTr="0026140C">
        <w:trPr>
          <w:trHeight w:val="276"/>
          <w:trPrChange w:id="305"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06" w:author="Tom Stephens" w:date="2011-12-07T14:48:00Z">
              <w:tcPr>
                <w:tcW w:w="3195" w:type="dxa"/>
                <w:gridSpan w:val="2"/>
                <w:tcBorders>
                  <w:top w:val="single" w:sz="4" w:space="0" w:color="000000"/>
                  <w:left w:val="single" w:sz="4" w:space="0" w:color="000000"/>
                  <w:bottom w:val="single" w:sz="4" w:space="0" w:color="000000"/>
                </w:tcBorders>
              </w:tcPr>
            </w:tcPrChange>
          </w:tcPr>
          <w:p w14:paraId="065E7997" w14:textId="77777777" w:rsidR="00F42727" w:rsidRDefault="00F42727">
            <w:pPr>
              <w:snapToGrid w:val="0"/>
            </w:pPr>
            <w:r>
              <w:t>EVENT_PORT</w:t>
            </w:r>
          </w:p>
        </w:tc>
        <w:tc>
          <w:tcPr>
            <w:tcW w:w="7162" w:type="dxa"/>
            <w:gridSpan w:val="2"/>
            <w:tcBorders>
              <w:top w:val="single" w:sz="4" w:space="0" w:color="000000"/>
              <w:left w:val="single" w:sz="4" w:space="0" w:color="000000"/>
              <w:bottom w:val="single" w:sz="4" w:space="0" w:color="000000"/>
              <w:right w:val="single" w:sz="4" w:space="0" w:color="000000"/>
            </w:tcBorders>
            <w:tcPrChange w:id="307"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716B41E9" w14:textId="77777777" w:rsidR="00F42727" w:rsidRDefault="00F42727">
            <w:pPr>
              <w:snapToGrid w:val="0"/>
            </w:pPr>
            <w:r>
              <w:t>The port number the Event database is listening on for connections</w:t>
            </w:r>
          </w:p>
        </w:tc>
      </w:tr>
      <w:tr w:rsidR="00F42727" w14:paraId="0E9F8075" w14:textId="77777777" w:rsidTr="0026140C">
        <w:trPr>
          <w:trHeight w:val="276"/>
          <w:trPrChange w:id="308"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09" w:author="Tom Stephens" w:date="2011-12-07T14:48:00Z">
              <w:tcPr>
                <w:tcW w:w="3195" w:type="dxa"/>
                <w:gridSpan w:val="2"/>
                <w:tcBorders>
                  <w:top w:val="single" w:sz="4" w:space="0" w:color="000000"/>
                  <w:left w:val="single" w:sz="4" w:space="0" w:color="000000"/>
                  <w:bottom w:val="single" w:sz="4" w:space="0" w:color="000000"/>
                </w:tcBorders>
              </w:tcPr>
            </w:tcPrChange>
          </w:tcPr>
          <w:p w14:paraId="5264EE83" w14:textId="77777777" w:rsidR="00F42727" w:rsidRDefault="00F42727">
            <w:pPr>
              <w:snapToGrid w:val="0"/>
            </w:pPr>
            <w:r>
              <w:t>PHOTON_HOST</w:t>
            </w:r>
          </w:p>
        </w:tc>
        <w:tc>
          <w:tcPr>
            <w:tcW w:w="7162" w:type="dxa"/>
            <w:gridSpan w:val="2"/>
            <w:tcBorders>
              <w:top w:val="single" w:sz="4" w:space="0" w:color="000000"/>
              <w:left w:val="single" w:sz="4" w:space="0" w:color="000000"/>
              <w:bottom w:val="single" w:sz="4" w:space="0" w:color="000000"/>
              <w:right w:val="single" w:sz="4" w:space="0" w:color="000000"/>
            </w:tcBorders>
            <w:tcPrChange w:id="310"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051EEE10" w14:textId="77777777" w:rsidR="00F42727" w:rsidRDefault="00F42727">
            <w:pPr>
              <w:snapToGrid w:val="0"/>
            </w:pPr>
            <w:r>
              <w:t>The host name of the computer running the Photon Database control node</w:t>
            </w:r>
          </w:p>
        </w:tc>
      </w:tr>
      <w:tr w:rsidR="00F42727" w14:paraId="4C34CFE6" w14:textId="77777777" w:rsidTr="0026140C">
        <w:trPr>
          <w:trHeight w:val="276"/>
          <w:trPrChange w:id="311"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12" w:author="Tom Stephens" w:date="2011-12-07T14:48:00Z">
              <w:tcPr>
                <w:tcW w:w="3195" w:type="dxa"/>
                <w:gridSpan w:val="2"/>
                <w:tcBorders>
                  <w:top w:val="single" w:sz="4" w:space="0" w:color="000000"/>
                  <w:left w:val="single" w:sz="4" w:space="0" w:color="000000"/>
                  <w:bottom w:val="single" w:sz="4" w:space="0" w:color="000000"/>
                </w:tcBorders>
              </w:tcPr>
            </w:tcPrChange>
          </w:tcPr>
          <w:p w14:paraId="180FB52A" w14:textId="77777777" w:rsidR="00F42727" w:rsidRDefault="00F42727">
            <w:pPr>
              <w:snapToGrid w:val="0"/>
            </w:pPr>
            <w:r>
              <w:t>PHOTON_PORT</w:t>
            </w:r>
          </w:p>
        </w:tc>
        <w:tc>
          <w:tcPr>
            <w:tcW w:w="7162" w:type="dxa"/>
            <w:gridSpan w:val="2"/>
            <w:tcBorders>
              <w:top w:val="single" w:sz="4" w:space="0" w:color="000000"/>
              <w:left w:val="single" w:sz="4" w:space="0" w:color="000000"/>
              <w:bottom w:val="single" w:sz="4" w:space="0" w:color="000000"/>
              <w:right w:val="single" w:sz="4" w:space="0" w:color="000000"/>
            </w:tcBorders>
            <w:tcPrChange w:id="313"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2DA5C9A0" w14:textId="77777777" w:rsidR="00F42727" w:rsidRDefault="00F42727">
            <w:pPr>
              <w:snapToGrid w:val="0"/>
            </w:pPr>
            <w:r>
              <w:t>The port number the Photon database is listening on for connections</w:t>
            </w:r>
          </w:p>
        </w:tc>
      </w:tr>
      <w:tr w:rsidR="00F42727" w14:paraId="753987E3" w14:textId="77777777" w:rsidTr="0026140C">
        <w:trPr>
          <w:trHeight w:val="276"/>
          <w:trPrChange w:id="314"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15" w:author="Tom Stephens" w:date="2011-12-07T14:48:00Z">
              <w:tcPr>
                <w:tcW w:w="3195" w:type="dxa"/>
                <w:gridSpan w:val="2"/>
                <w:tcBorders>
                  <w:top w:val="single" w:sz="4" w:space="0" w:color="000000"/>
                  <w:left w:val="single" w:sz="4" w:space="0" w:color="000000"/>
                  <w:bottom w:val="single" w:sz="4" w:space="0" w:color="000000"/>
                </w:tcBorders>
              </w:tcPr>
            </w:tcPrChange>
          </w:tcPr>
          <w:p w14:paraId="21187D0E" w14:textId="77777777" w:rsidR="00F42727" w:rsidRDefault="00F42727">
            <w:pPr>
              <w:snapToGrid w:val="0"/>
            </w:pPr>
            <w:r>
              <w:t>SPACECRAFT_HOST</w:t>
            </w:r>
          </w:p>
        </w:tc>
        <w:tc>
          <w:tcPr>
            <w:tcW w:w="7162" w:type="dxa"/>
            <w:gridSpan w:val="2"/>
            <w:tcBorders>
              <w:top w:val="single" w:sz="4" w:space="0" w:color="000000"/>
              <w:left w:val="single" w:sz="4" w:space="0" w:color="000000"/>
              <w:bottom w:val="single" w:sz="4" w:space="0" w:color="000000"/>
              <w:right w:val="single" w:sz="4" w:space="0" w:color="000000"/>
            </w:tcBorders>
            <w:tcPrChange w:id="316"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4382350A" w14:textId="77777777" w:rsidR="00F42727" w:rsidRDefault="00F42727">
            <w:pPr>
              <w:snapToGrid w:val="0"/>
            </w:pPr>
            <w:r>
              <w:t>The host name of the computer running the Spacecraft Database control node</w:t>
            </w:r>
          </w:p>
        </w:tc>
      </w:tr>
      <w:tr w:rsidR="00F42727" w14:paraId="6CCED56B" w14:textId="77777777" w:rsidTr="0026140C">
        <w:trPr>
          <w:trHeight w:val="276"/>
          <w:trPrChange w:id="317"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18" w:author="Tom Stephens" w:date="2011-12-07T14:48:00Z">
              <w:tcPr>
                <w:tcW w:w="3195" w:type="dxa"/>
                <w:gridSpan w:val="2"/>
                <w:tcBorders>
                  <w:top w:val="single" w:sz="4" w:space="0" w:color="000000"/>
                  <w:left w:val="single" w:sz="4" w:space="0" w:color="000000"/>
                  <w:bottom w:val="single" w:sz="4" w:space="0" w:color="000000"/>
                </w:tcBorders>
              </w:tcPr>
            </w:tcPrChange>
          </w:tcPr>
          <w:p w14:paraId="3B1F05B4" w14:textId="77777777" w:rsidR="00F42727" w:rsidRDefault="00F42727">
            <w:pPr>
              <w:snapToGrid w:val="0"/>
            </w:pPr>
            <w:r>
              <w:t>SPACECRAFT_PORT</w:t>
            </w:r>
          </w:p>
        </w:tc>
        <w:tc>
          <w:tcPr>
            <w:tcW w:w="7162" w:type="dxa"/>
            <w:gridSpan w:val="2"/>
            <w:tcBorders>
              <w:top w:val="single" w:sz="4" w:space="0" w:color="000000"/>
              <w:left w:val="single" w:sz="4" w:space="0" w:color="000000"/>
              <w:bottom w:val="single" w:sz="4" w:space="0" w:color="000000"/>
              <w:right w:val="single" w:sz="4" w:space="0" w:color="000000"/>
            </w:tcBorders>
            <w:tcPrChange w:id="319"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302A9625" w14:textId="77777777" w:rsidR="00F42727" w:rsidRDefault="00F42727">
            <w:pPr>
              <w:snapToGrid w:val="0"/>
            </w:pPr>
            <w:r>
              <w:t>The port number the Spacecraft database is listening on for connections</w:t>
            </w:r>
          </w:p>
        </w:tc>
      </w:tr>
      <w:tr w:rsidR="00F42727" w14:paraId="69FCD65D" w14:textId="77777777" w:rsidTr="0026140C">
        <w:trPr>
          <w:trHeight w:val="276"/>
          <w:trPrChange w:id="320"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21" w:author="Tom Stephens" w:date="2011-12-07T14:48:00Z">
              <w:tcPr>
                <w:tcW w:w="3195" w:type="dxa"/>
                <w:gridSpan w:val="2"/>
                <w:tcBorders>
                  <w:top w:val="single" w:sz="4" w:space="0" w:color="000000"/>
                  <w:left w:val="single" w:sz="4" w:space="0" w:color="000000"/>
                  <w:bottom w:val="single" w:sz="4" w:space="0" w:color="000000"/>
                </w:tcBorders>
              </w:tcPr>
            </w:tcPrChange>
          </w:tcPr>
          <w:p w14:paraId="55DE4AC1" w14:textId="77777777" w:rsidR="00F42727" w:rsidRDefault="00F42727">
            <w:pPr>
              <w:snapToGrid w:val="0"/>
            </w:pPr>
            <w:r>
              <w:t>LISTEN_PORT</w:t>
            </w:r>
          </w:p>
        </w:tc>
        <w:tc>
          <w:tcPr>
            <w:tcW w:w="7162" w:type="dxa"/>
            <w:gridSpan w:val="2"/>
            <w:tcBorders>
              <w:top w:val="single" w:sz="4" w:space="0" w:color="000000"/>
              <w:left w:val="single" w:sz="4" w:space="0" w:color="000000"/>
              <w:bottom w:val="single" w:sz="4" w:space="0" w:color="000000"/>
              <w:right w:val="single" w:sz="4" w:space="0" w:color="000000"/>
            </w:tcBorders>
            <w:tcPrChange w:id="322"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4BE6A2B5" w14:textId="77777777" w:rsidR="00F42727" w:rsidRDefault="00F42727">
            <w:pPr>
              <w:snapToGrid w:val="0"/>
            </w:pPr>
            <w:r>
              <w:t xml:space="preserve">The port the </w:t>
            </w:r>
            <w:proofErr w:type="spellStart"/>
            <w:r>
              <w:t>QueueManager</w:t>
            </w:r>
            <w:proofErr w:type="spellEnd"/>
            <w:r>
              <w:t xml:space="preserve"> should use to listen on for connections from the web interface and command line tools.</w:t>
            </w:r>
          </w:p>
        </w:tc>
      </w:tr>
      <w:tr w:rsidR="00F42727" w14:paraId="6DBBB512" w14:textId="77777777" w:rsidTr="0026140C">
        <w:trPr>
          <w:trHeight w:val="276"/>
          <w:trPrChange w:id="323"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24" w:author="Tom Stephens" w:date="2011-12-07T14:48:00Z">
              <w:tcPr>
                <w:tcW w:w="3195" w:type="dxa"/>
                <w:gridSpan w:val="2"/>
                <w:tcBorders>
                  <w:top w:val="single" w:sz="4" w:space="0" w:color="000000"/>
                  <w:left w:val="single" w:sz="4" w:space="0" w:color="000000"/>
                  <w:bottom w:val="single" w:sz="4" w:space="0" w:color="000000"/>
                </w:tcBorders>
              </w:tcPr>
            </w:tcPrChange>
          </w:tcPr>
          <w:p w14:paraId="23B89B1C" w14:textId="77777777" w:rsidR="00F42727" w:rsidRDefault="00F42727">
            <w:pPr>
              <w:snapToGrid w:val="0"/>
            </w:pPr>
            <w:r>
              <w:t>MYSQL_HOST</w:t>
            </w:r>
          </w:p>
        </w:tc>
        <w:tc>
          <w:tcPr>
            <w:tcW w:w="7162" w:type="dxa"/>
            <w:gridSpan w:val="2"/>
            <w:tcBorders>
              <w:top w:val="single" w:sz="4" w:space="0" w:color="000000"/>
              <w:left w:val="single" w:sz="4" w:space="0" w:color="000000"/>
              <w:bottom w:val="single" w:sz="4" w:space="0" w:color="000000"/>
              <w:right w:val="single" w:sz="4" w:space="0" w:color="000000"/>
            </w:tcBorders>
            <w:tcPrChange w:id="325"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7C23352B" w14:textId="77777777" w:rsidR="00F42727" w:rsidRDefault="00F42727">
            <w:pPr>
              <w:snapToGrid w:val="0"/>
            </w:pPr>
            <w:r>
              <w:t xml:space="preserve">The host name of the computer </w:t>
            </w:r>
            <w:proofErr w:type="gramStart"/>
            <w:r>
              <w:t>running</w:t>
            </w:r>
            <w:proofErr w:type="gramEnd"/>
            <w:r>
              <w:t xml:space="preserve"> the MySQL database server</w:t>
            </w:r>
          </w:p>
        </w:tc>
      </w:tr>
      <w:tr w:rsidR="0026140C" w14:paraId="37B04191" w14:textId="77777777" w:rsidTr="0026140C">
        <w:trPr>
          <w:trHeight w:val="276"/>
          <w:ins w:id="326" w:author="Tom Stephens" w:date="2011-12-07T14:49:00Z"/>
        </w:trPr>
        <w:tc>
          <w:tcPr>
            <w:tcW w:w="3195" w:type="dxa"/>
            <w:tcBorders>
              <w:top w:val="single" w:sz="4" w:space="0" w:color="000000"/>
              <w:left w:val="single" w:sz="4" w:space="0" w:color="000000"/>
              <w:bottom w:val="single" w:sz="4" w:space="0" w:color="000000"/>
            </w:tcBorders>
          </w:tcPr>
          <w:p w14:paraId="551E5685" w14:textId="77777777" w:rsidR="0026140C" w:rsidRDefault="0026140C">
            <w:pPr>
              <w:snapToGrid w:val="0"/>
              <w:rPr>
                <w:ins w:id="327" w:author="Tom Stephens" w:date="2011-12-07T14:49:00Z"/>
              </w:rPr>
            </w:pPr>
            <w:ins w:id="328" w:author="Tom Stephens" w:date="2011-12-07T14:49:00Z">
              <w:r>
                <w:t>MYSQL_PORT</w:t>
              </w:r>
            </w:ins>
          </w:p>
        </w:tc>
        <w:tc>
          <w:tcPr>
            <w:tcW w:w="7162" w:type="dxa"/>
            <w:gridSpan w:val="2"/>
            <w:tcBorders>
              <w:top w:val="single" w:sz="4" w:space="0" w:color="000000"/>
              <w:left w:val="single" w:sz="4" w:space="0" w:color="000000"/>
              <w:bottom w:val="single" w:sz="4" w:space="0" w:color="000000"/>
              <w:right w:val="single" w:sz="4" w:space="0" w:color="000000"/>
            </w:tcBorders>
          </w:tcPr>
          <w:p w14:paraId="07EA0436" w14:textId="77777777" w:rsidR="0026140C" w:rsidRDefault="0026140C">
            <w:pPr>
              <w:snapToGrid w:val="0"/>
              <w:rPr>
                <w:ins w:id="329" w:author="Tom Stephens" w:date="2011-12-07T14:49:00Z"/>
              </w:rPr>
            </w:pPr>
            <w:ins w:id="330" w:author="Tom Stephens" w:date="2011-12-07T14:49:00Z">
              <w:r>
                <w:t>The TCP port the MySQL database is listening on</w:t>
              </w:r>
            </w:ins>
          </w:p>
        </w:tc>
      </w:tr>
      <w:tr w:rsidR="0026140C" w14:paraId="2B878DE9" w14:textId="77777777" w:rsidTr="0026140C">
        <w:trPr>
          <w:trHeight w:val="276"/>
          <w:ins w:id="331" w:author="Tom Stephens" w:date="2011-12-07T14:48:00Z"/>
          <w:trPrChange w:id="332" w:author="Tom Stephens" w:date="2011-12-07T14:48:00Z">
            <w:trPr>
              <w:gridBefore w:val="1"/>
              <w:trHeight w:val="276"/>
            </w:trPr>
          </w:trPrChange>
        </w:trPr>
        <w:tc>
          <w:tcPr>
            <w:tcW w:w="3195" w:type="dxa"/>
            <w:tcBorders>
              <w:top w:val="single" w:sz="4" w:space="0" w:color="000000"/>
              <w:left w:val="single" w:sz="4" w:space="0" w:color="000000"/>
              <w:bottom w:val="single" w:sz="4" w:space="0" w:color="000000"/>
            </w:tcBorders>
            <w:tcPrChange w:id="333" w:author="Tom Stephens" w:date="2011-12-07T14:48:00Z">
              <w:tcPr>
                <w:tcW w:w="3195" w:type="dxa"/>
                <w:gridSpan w:val="2"/>
                <w:tcBorders>
                  <w:top w:val="single" w:sz="4" w:space="0" w:color="000000"/>
                  <w:left w:val="single" w:sz="4" w:space="0" w:color="000000"/>
                  <w:bottom w:val="single" w:sz="4" w:space="0" w:color="000000"/>
                </w:tcBorders>
              </w:tcPr>
            </w:tcPrChange>
          </w:tcPr>
          <w:p w14:paraId="7FD0291F" w14:textId="77777777" w:rsidR="0026140C" w:rsidRDefault="0026140C">
            <w:pPr>
              <w:snapToGrid w:val="0"/>
              <w:rPr>
                <w:ins w:id="334" w:author="Tom Stephens" w:date="2011-12-07T14:48:00Z"/>
              </w:rPr>
            </w:pPr>
            <w:ins w:id="335" w:author="Tom Stephens" w:date="2011-12-07T14:48:00Z">
              <w:r>
                <w:t>MYSQL_DATABASE</w:t>
              </w:r>
            </w:ins>
          </w:p>
        </w:tc>
        <w:tc>
          <w:tcPr>
            <w:tcW w:w="7162" w:type="dxa"/>
            <w:gridSpan w:val="2"/>
            <w:tcBorders>
              <w:top w:val="single" w:sz="4" w:space="0" w:color="000000"/>
              <w:left w:val="single" w:sz="4" w:space="0" w:color="000000"/>
              <w:bottom w:val="single" w:sz="4" w:space="0" w:color="000000"/>
              <w:right w:val="single" w:sz="4" w:space="0" w:color="000000"/>
            </w:tcBorders>
            <w:tcPrChange w:id="336"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6FC6751B" w14:textId="77777777" w:rsidR="0026140C" w:rsidRDefault="0026140C">
            <w:pPr>
              <w:snapToGrid w:val="0"/>
              <w:rPr>
                <w:ins w:id="337" w:author="Tom Stephens" w:date="2011-12-07T14:48:00Z"/>
              </w:rPr>
            </w:pPr>
            <w:ins w:id="338" w:author="Tom Stephens" w:date="2011-12-07T14:48:00Z">
              <w:r>
                <w:t>Name of the database to use</w:t>
              </w:r>
            </w:ins>
          </w:p>
        </w:tc>
      </w:tr>
      <w:tr w:rsidR="00F42727" w:rsidDel="0026140C" w14:paraId="05EA51CB" w14:textId="77777777" w:rsidTr="0026140C">
        <w:trPr>
          <w:gridAfter w:val="1"/>
          <w:wAfter w:w="3195" w:type="dxa"/>
          <w:trHeight w:val="276"/>
          <w:del w:id="339" w:author="Tom Stephens" w:date="2011-12-07T14:48:00Z"/>
          <w:trPrChange w:id="340" w:author="Tom Stephens" w:date="2011-12-07T14:48:00Z">
            <w:trPr>
              <w:gridBefore w:val="1"/>
              <w:gridAfter w:val="2"/>
              <w:wAfter w:w="3195" w:type="dxa"/>
              <w:trHeight w:val="276"/>
            </w:trPr>
          </w:trPrChange>
        </w:trPr>
        <w:tc>
          <w:tcPr>
            <w:tcW w:w="7162" w:type="dxa"/>
            <w:gridSpan w:val="2"/>
            <w:tcBorders>
              <w:top w:val="single" w:sz="4" w:space="0" w:color="000000"/>
              <w:left w:val="single" w:sz="4" w:space="0" w:color="000000"/>
              <w:bottom w:val="single" w:sz="4" w:space="0" w:color="000000"/>
              <w:right w:val="single" w:sz="4" w:space="0" w:color="000000"/>
            </w:tcBorders>
            <w:tcPrChange w:id="341" w:author="Tom Stephens" w:date="2011-12-07T14:48:00Z">
              <w:tcPr>
                <w:tcW w:w="7162" w:type="dxa"/>
                <w:gridSpan w:val="3"/>
                <w:tcBorders>
                  <w:top w:val="single" w:sz="4" w:space="0" w:color="000000"/>
                  <w:left w:val="single" w:sz="4" w:space="0" w:color="000000"/>
                  <w:bottom w:val="single" w:sz="4" w:space="0" w:color="000000"/>
                  <w:right w:val="single" w:sz="4" w:space="0" w:color="000000"/>
                </w:tcBorders>
              </w:tcPr>
            </w:tcPrChange>
          </w:tcPr>
          <w:p w14:paraId="0A5BFC4A" w14:textId="77777777" w:rsidR="00F42727" w:rsidDel="0026140C" w:rsidRDefault="00F42727">
            <w:pPr>
              <w:snapToGrid w:val="0"/>
              <w:rPr>
                <w:del w:id="342" w:author="Tom Stephens" w:date="2011-12-07T14:48:00Z"/>
              </w:rPr>
            </w:pPr>
            <w:del w:id="343" w:author="Tom Stephens" w:date="2011-12-07T14:48:00Z">
              <w:r w:rsidDel="0026140C">
                <w:delText>MYSQL_DATABASEName of the database to use.</w:delText>
              </w:r>
            </w:del>
          </w:p>
        </w:tc>
      </w:tr>
      <w:tr w:rsidR="00F42727" w14:paraId="3BDDAF07" w14:textId="77777777" w:rsidTr="0026140C">
        <w:trPr>
          <w:trHeight w:val="276"/>
          <w:trPrChange w:id="344" w:author="Tom Stephens" w:date="2011-12-07T14:48:00Z">
            <w:trPr>
              <w:gridBefore w:val="1"/>
              <w:trHeight w:val="276"/>
            </w:trPr>
          </w:trPrChange>
        </w:trPr>
        <w:tc>
          <w:tcPr>
            <w:tcW w:w="3195" w:type="dxa"/>
            <w:tcBorders>
              <w:left w:val="single" w:sz="4" w:space="0" w:color="000000"/>
              <w:bottom w:val="single" w:sz="4" w:space="0" w:color="000000"/>
            </w:tcBorders>
            <w:tcPrChange w:id="345" w:author="Tom Stephens" w:date="2011-12-07T14:48:00Z">
              <w:tcPr>
                <w:tcW w:w="3195" w:type="dxa"/>
                <w:gridSpan w:val="2"/>
                <w:tcBorders>
                  <w:left w:val="single" w:sz="4" w:space="0" w:color="000000"/>
                  <w:bottom w:val="single" w:sz="4" w:space="0" w:color="000000"/>
                </w:tcBorders>
              </w:tcPr>
            </w:tcPrChange>
          </w:tcPr>
          <w:p w14:paraId="095080FC" w14:textId="77777777" w:rsidR="00F42727" w:rsidRDefault="00F42727">
            <w:pPr>
              <w:snapToGrid w:val="0"/>
            </w:pPr>
            <w:r>
              <w:t>DB_TYPE</w:t>
            </w:r>
          </w:p>
        </w:tc>
        <w:tc>
          <w:tcPr>
            <w:tcW w:w="7162" w:type="dxa"/>
            <w:gridSpan w:val="2"/>
            <w:tcBorders>
              <w:left w:val="single" w:sz="4" w:space="0" w:color="000000"/>
              <w:bottom w:val="single" w:sz="4" w:space="0" w:color="000000"/>
              <w:right w:val="single" w:sz="4" w:space="0" w:color="000000"/>
            </w:tcBorders>
            <w:tcPrChange w:id="346" w:author="Tom Stephens" w:date="2011-12-07T14:48:00Z">
              <w:tcPr>
                <w:tcW w:w="7162" w:type="dxa"/>
                <w:gridSpan w:val="3"/>
                <w:tcBorders>
                  <w:left w:val="single" w:sz="4" w:space="0" w:color="000000"/>
                  <w:bottom w:val="single" w:sz="4" w:space="0" w:color="000000"/>
                  <w:right w:val="single" w:sz="4" w:space="0" w:color="000000"/>
                </w:tcBorders>
              </w:tcPr>
            </w:tcPrChange>
          </w:tcPr>
          <w:p w14:paraId="70710BC6" w14:textId="77777777" w:rsidR="00F42727" w:rsidRDefault="00F42727">
            <w:pPr>
              <w:snapToGrid w:val="0"/>
            </w:pPr>
            <w:r>
              <w:t xml:space="preserve">What </w:t>
            </w:r>
            <w:proofErr w:type="spellStart"/>
            <w:r>
              <w:t>dataserver</w:t>
            </w:r>
            <w:proofErr w:type="spellEnd"/>
            <w:r>
              <w:t xml:space="preserve"> component this is (</w:t>
            </w:r>
            <w:proofErr w:type="spellStart"/>
            <w:r>
              <w:t>QueueManager</w:t>
            </w:r>
            <w:proofErr w:type="spellEnd"/>
            <w:r>
              <w:t>)</w:t>
            </w:r>
          </w:p>
        </w:tc>
      </w:tr>
      <w:tr w:rsidR="00F42727" w14:paraId="6E00D7B2" w14:textId="77777777" w:rsidTr="0026140C">
        <w:trPr>
          <w:trHeight w:val="276"/>
          <w:trPrChange w:id="347" w:author="Tom Stephens" w:date="2011-12-07T14:48:00Z">
            <w:trPr>
              <w:gridBefore w:val="1"/>
              <w:trHeight w:val="276"/>
            </w:trPr>
          </w:trPrChange>
        </w:trPr>
        <w:tc>
          <w:tcPr>
            <w:tcW w:w="3195" w:type="dxa"/>
            <w:tcBorders>
              <w:left w:val="single" w:sz="4" w:space="0" w:color="000000"/>
              <w:bottom w:val="single" w:sz="4" w:space="0" w:color="000000"/>
            </w:tcBorders>
            <w:tcPrChange w:id="348" w:author="Tom Stephens" w:date="2011-12-07T14:48:00Z">
              <w:tcPr>
                <w:tcW w:w="3195" w:type="dxa"/>
                <w:gridSpan w:val="2"/>
                <w:tcBorders>
                  <w:left w:val="single" w:sz="4" w:space="0" w:color="000000"/>
                  <w:bottom w:val="single" w:sz="4" w:space="0" w:color="000000"/>
                </w:tcBorders>
              </w:tcPr>
            </w:tcPrChange>
          </w:tcPr>
          <w:p w14:paraId="42908260" w14:textId="77777777" w:rsidR="00F42727" w:rsidRDefault="00F42727">
            <w:pPr>
              <w:snapToGrid w:val="0"/>
            </w:pPr>
            <w:r>
              <w:t>DB_USERNAME</w:t>
            </w:r>
          </w:p>
        </w:tc>
        <w:tc>
          <w:tcPr>
            <w:tcW w:w="7162" w:type="dxa"/>
            <w:gridSpan w:val="2"/>
            <w:tcBorders>
              <w:left w:val="single" w:sz="4" w:space="0" w:color="000000"/>
              <w:bottom w:val="single" w:sz="4" w:space="0" w:color="000000"/>
              <w:right w:val="single" w:sz="4" w:space="0" w:color="000000"/>
            </w:tcBorders>
            <w:tcPrChange w:id="349" w:author="Tom Stephens" w:date="2011-12-07T14:48:00Z">
              <w:tcPr>
                <w:tcW w:w="7162" w:type="dxa"/>
                <w:gridSpan w:val="3"/>
                <w:tcBorders>
                  <w:left w:val="single" w:sz="4" w:space="0" w:color="000000"/>
                  <w:bottom w:val="single" w:sz="4" w:space="0" w:color="000000"/>
                  <w:right w:val="single" w:sz="4" w:space="0" w:color="000000"/>
                </w:tcBorders>
              </w:tcPr>
            </w:tcPrChange>
          </w:tcPr>
          <w:p w14:paraId="3CE666C1" w14:textId="77777777" w:rsidR="00F42727" w:rsidRDefault="00F42727">
            <w:pPr>
              <w:snapToGrid w:val="0"/>
            </w:pPr>
            <w:r>
              <w:t>Name to connect to MySQL server</w:t>
            </w:r>
          </w:p>
        </w:tc>
      </w:tr>
      <w:tr w:rsidR="00F42727" w14:paraId="68CBA980" w14:textId="77777777" w:rsidTr="0026140C">
        <w:trPr>
          <w:trHeight w:val="276"/>
          <w:trPrChange w:id="350" w:author="Tom Stephens" w:date="2011-12-07T14:48:00Z">
            <w:trPr>
              <w:gridBefore w:val="1"/>
              <w:trHeight w:val="276"/>
            </w:trPr>
          </w:trPrChange>
        </w:trPr>
        <w:tc>
          <w:tcPr>
            <w:tcW w:w="3195" w:type="dxa"/>
            <w:tcBorders>
              <w:left w:val="single" w:sz="4" w:space="0" w:color="000000"/>
              <w:bottom w:val="single" w:sz="4" w:space="0" w:color="000000"/>
            </w:tcBorders>
            <w:tcPrChange w:id="351" w:author="Tom Stephens" w:date="2011-12-07T14:48:00Z">
              <w:tcPr>
                <w:tcW w:w="3195" w:type="dxa"/>
                <w:gridSpan w:val="2"/>
                <w:tcBorders>
                  <w:left w:val="single" w:sz="4" w:space="0" w:color="000000"/>
                  <w:bottom w:val="single" w:sz="4" w:space="0" w:color="000000"/>
                </w:tcBorders>
              </w:tcPr>
            </w:tcPrChange>
          </w:tcPr>
          <w:p w14:paraId="315FC2D9" w14:textId="77777777" w:rsidR="00F42727" w:rsidRDefault="00F42727">
            <w:pPr>
              <w:snapToGrid w:val="0"/>
            </w:pPr>
            <w:r>
              <w:t>DB_PASSWORD</w:t>
            </w:r>
          </w:p>
        </w:tc>
        <w:tc>
          <w:tcPr>
            <w:tcW w:w="7162" w:type="dxa"/>
            <w:gridSpan w:val="2"/>
            <w:tcBorders>
              <w:left w:val="single" w:sz="4" w:space="0" w:color="000000"/>
              <w:bottom w:val="single" w:sz="4" w:space="0" w:color="000000"/>
              <w:right w:val="single" w:sz="4" w:space="0" w:color="000000"/>
            </w:tcBorders>
            <w:tcPrChange w:id="352" w:author="Tom Stephens" w:date="2011-12-07T14:48:00Z">
              <w:tcPr>
                <w:tcW w:w="7162" w:type="dxa"/>
                <w:gridSpan w:val="3"/>
                <w:tcBorders>
                  <w:left w:val="single" w:sz="4" w:space="0" w:color="000000"/>
                  <w:bottom w:val="single" w:sz="4" w:space="0" w:color="000000"/>
                  <w:right w:val="single" w:sz="4" w:space="0" w:color="000000"/>
                </w:tcBorders>
              </w:tcPr>
            </w:tcPrChange>
          </w:tcPr>
          <w:p w14:paraId="41C2C9FC" w14:textId="77777777" w:rsidR="00F42727" w:rsidRDefault="00F42727">
            <w:pPr>
              <w:snapToGrid w:val="0"/>
            </w:pPr>
            <w:r>
              <w:t>Password for MySQL server</w:t>
            </w:r>
          </w:p>
        </w:tc>
      </w:tr>
      <w:tr w:rsidR="00F42727" w14:paraId="2DEF82CC" w14:textId="77777777" w:rsidTr="0026140C">
        <w:trPr>
          <w:trHeight w:val="276"/>
          <w:trPrChange w:id="353" w:author="Tom Stephens" w:date="2011-12-07T14:48:00Z">
            <w:trPr>
              <w:gridBefore w:val="1"/>
              <w:trHeight w:val="276"/>
            </w:trPr>
          </w:trPrChange>
        </w:trPr>
        <w:tc>
          <w:tcPr>
            <w:tcW w:w="3195" w:type="dxa"/>
            <w:tcBorders>
              <w:left w:val="single" w:sz="4" w:space="0" w:color="000000"/>
              <w:bottom w:val="single" w:sz="4" w:space="0" w:color="000000"/>
            </w:tcBorders>
            <w:tcPrChange w:id="354" w:author="Tom Stephens" w:date="2011-12-07T14:48:00Z">
              <w:tcPr>
                <w:tcW w:w="3195" w:type="dxa"/>
                <w:gridSpan w:val="2"/>
                <w:tcBorders>
                  <w:left w:val="single" w:sz="4" w:space="0" w:color="000000"/>
                  <w:bottom w:val="single" w:sz="4" w:space="0" w:color="000000"/>
                </w:tcBorders>
              </w:tcPr>
            </w:tcPrChange>
          </w:tcPr>
          <w:p w14:paraId="68329559" w14:textId="77777777" w:rsidR="00F42727" w:rsidRDefault="00F42727">
            <w:pPr>
              <w:snapToGrid w:val="0"/>
            </w:pPr>
            <w:r>
              <w:t>PAGE_SYSTEM</w:t>
            </w:r>
          </w:p>
        </w:tc>
        <w:tc>
          <w:tcPr>
            <w:tcW w:w="7162" w:type="dxa"/>
            <w:gridSpan w:val="2"/>
            <w:tcBorders>
              <w:left w:val="single" w:sz="4" w:space="0" w:color="000000"/>
              <w:bottom w:val="single" w:sz="4" w:space="0" w:color="000000"/>
              <w:right w:val="single" w:sz="4" w:space="0" w:color="000000"/>
            </w:tcBorders>
            <w:tcPrChange w:id="355" w:author="Tom Stephens" w:date="2011-12-07T14:48:00Z">
              <w:tcPr>
                <w:tcW w:w="7162" w:type="dxa"/>
                <w:gridSpan w:val="3"/>
                <w:tcBorders>
                  <w:left w:val="single" w:sz="4" w:space="0" w:color="000000"/>
                  <w:bottom w:val="single" w:sz="4" w:space="0" w:color="000000"/>
                  <w:right w:val="single" w:sz="4" w:space="0" w:color="000000"/>
                </w:tcBorders>
              </w:tcPr>
            </w:tcPrChange>
          </w:tcPr>
          <w:p w14:paraId="77986F37" w14:textId="77777777" w:rsidR="00F42727" w:rsidRDefault="00F42727">
            <w:pPr>
              <w:snapToGrid w:val="0"/>
            </w:pPr>
            <w:r>
              <w:t>Identity for pages (</w:t>
            </w:r>
            <w:proofErr w:type="spellStart"/>
            <w:r>
              <w:t>Data_Server</w:t>
            </w:r>
            <w:proofErr w:type="spellEnd"/>
            <w:r>
              <w:t>)</w:t>
            </w:r>
          </w:p>
        </w:tc>
      </w:tr>
      <w:tr w:rsidR="00F42727" w14:paraId="380F0C7A" w14:textId="77777777" w:rsidTr="0026140C">
        <w:trPr>
          <w:trHeight w:val="276"/>
          <w:trPrChange w:id="356" w:author="Tom Stephens" w:date="2011-12-07T14:49:00Z">
            <w:trPr>
              <w:gridBefore w:val="1"/>
              <w:trHeight w:val="276"/>
            </w:trPr>
          </w:trPrChange>
        </w:trPr>
        <w:tc>
          <w:tcPr>
            <w:tcW w:w="3195" w:type="dxa"/>
            <w:tcBorders>
              <w:left w:val="single" w:sz="4" w:space="0" w:color="000000"/>
            </w:tcBorders>
            <w:tcPrChange w:id="357" w:author="Tom Stephens" w:date="2011-12-07T14:49:00Z">
              <w:tcPr>
                <w:tcW w:w="3195" w:type="dxa"/>
                <w:gridSpan w:val="2"/>
                <w:tcBorders>
                  <w:left w:val="single" w:sz="4" w:space="0" w:color="000000"/>
                  <w:bottom w:val="single" w:sz="4" w:space="0" w:color="000000"/>
                </w:tcBorders>
              </w:tcPr>
            </w:tcPrChange>
          </w:tcPr>
          <w:p w14:paraId="5879A2A6" w14:textId="77777777" w:rsidR="00F42727" w:rsidRDefault="00F42727">
            <w:pPr>
              <w:snapToGrid w:val="0"/>
            </w:pPr>
            <w:r>
              <w:t>ENABLE_PAGING</w:t>
            </w:r>
          </w:p>
        </w:tc>
        <w:tc>
          <w:tcPr>
            <w:tcW w:w="7162" w:type="dxa"/>
            <w:gridSpan w:val="2"/>
            <w:tcBorders>
              <w:left w:val="single" w:sz="4" w:space="0" w:color="000000"/>
              <w:right w:val="single" w:sz="4" w:space="0" w:color="000000"/>
            </w:tcBorders>
            <w:tcPrChange w:id="358" w:author="Tom Stephens" w:date="2011-12-07T14:49:00Z">
              <w:tcPr>
                <w:tcW w:w="7162" w:type="dxa"/>
                <w:gridSpan w:val="3"/>
                <w:tcBorders>
                  <w:left w:val="single" w:sz="4" w:space="0" w:color="000000"/>
                  <w:bottom w:val="single" w:sz="4" w:space="0" w:color="000000"/>
                  <w:right w:val="single" w:sz="4" w:space="0" w:color="000000"/>
                </w:tcBorders>
              </w:tcPr>
            </w:tcPrChange>
          </w:tcPr>
          <w:p w14:paraId="4D61B2A4" w14:textId="77777777" w:rsidR="00F42727" w:rsidRDefault="00F42727">
            <w:pPr>
              <w:snapToGrid w:val="0"/>
            </w:pPr>
            <w:r>
              <w:t>Should pages be sent in the event of errors.</w:t>
            </w:r>
          </w:p>
        </w:tc>
      </w:tr>
      <w:tr w:rsidR="0026140C" w14:paraId="286F8B16" w14:textId="77777777" w:rsidTr="0026140C">
        <w:trPr>
          <w:trHeight w:val="276"/>
          <w:ins w:id="359" w:author="Tom Stephens" w:date="2011-12-07T14:49:00Z"/>
        </w:trPr>
        <w:tc>
          <w:tcPr>
            <w:tcW w:w="3195" w:type="dxa"/>
            <w:tcBorders>
              <w:left w:val="single" w:sz="4" w:space="0" w:color="000000"/>
              <w:bottom w:val="single" w:sz="4" w:space="0" w:color="000000"/>
            </w:tcBorders>
          </w:tcPr>
          <w:p w14:paraId="345E886D" w14:textId="77777777" w:rsidR="0026140C" w:rsidRDefault="0026140C">
            <w:pPr>
              <w:snapToGrid w:val="0"/>
              <w:rPr>
                <w:ins w:id="360" w:author="Tom Stephens" w:date="2011-12-07T14:49:00Z"/>
              </w:rPr>
            </w:pPr>
            <w:ins w:id="361" w:author="Tom Stephens" w:date="2011-12-07T14:50:00Z">
              <w:r>
                <w:t>PAGING_PASSWORD</w:t>
              </w:r>
            </w:ins>
          </w:p>
        </w:tc>
        <w:tc>
          <w:tcPr>
            <w:tcW w:w="7162" w:type="dxa"/>
            <w:gridSpan w:val="2"/>
            <w:tcBorders>
              <w:left w:val="single" w:sz="4" w:space="0" w:color="000000"/>
              <w:bottom w:val="single" w:sz="4" w:space="0" w:color="000000"/>
              <w:right w:val="single" w:sz="4" w:space="0" w:color="000000"/>
            </w:tcBorders>
          </w:tcPr>
          <w:p w14:paraId="29A48ADA" w14:textId="77777777" w:rsidR="0026140C" w:rsidRDefault="0026140C">
            <w:pPr>
              <w:snapToGrid w:val="0"/>
              <w:rPr>
                <w:ins w:id="362" w:author="Tom Stephens" w:date="2011-12-07T14:49:00Z"/>
              </w:rPr>
            </w:pPr>
            <w:ins w:id="363" w:author="Tom Stephens" w:date="2011-12-07T14:50:00Z">
              <w:r>
                <w:t>The MySQL password for the paging system</w:t>
              </w:r>
            </w:ins>
          </w:p>
        </w:tc>
      </w:tr>
    </w:tbl>
    <w:p w14:paraId="5A37A62E" w14:textId="77777777" w:rsidR="00F42727" w:rsidRDefault="00F42727"/>
    <w:p w14:paraId="23EF0EBA" w14:textId="77777777" w:rsidR="00F42727" w:rsidRDefault="00F42727">
      <w:r>
        <w:t xml:space="preserve">A sample </w:t>
      </w:r>
      <w:proofErr w:type="spellStart"/>
      <w:r>
        <w:t>QueueManager</w:t>
      </w:r>
      <w:proofErr w:type="spellEnd"/>
      <w:r>
        <w:t xml:space="preserve"> configuration file would look like this:</w:t>
      </w:r>
    </w:p>
    <w:p w14:paraId="2514AB25" w14:textId="77777777" w:rsidR="00F42727" w:rsidRDefault="00F42727">
      <w:pPr>
        <w:pStyle w:val="PlainText"/>
      </w:pPr>
    </w:p>
    <w:p w14:paraId="24F67F69" w14:textId="77777777" w:rsidR="00F42727" w:rsidRPr="00D03B55" w:rsidRDefault="00F42727">
      <w:pPr>
        <w:pStyle w:val="PlainText"/>
      </w:pPr>
      <w:r w:rsidRPr="00D03B55">
        <w:t xml:space="preserve"># Configuration file for the GSSC Database </w:t>
      </w:r>
      <w:proofErr w:type="spellStart"/>
      <w:r w:rsidRPr="00D03B55">
        <w:t>QueueManager</w:t>
      </w:r>
      <w:proofErr w:type="spellEnd"/>
    </w:p>
    <w:p w14:paraId="1F82B83D" w14:textId="77777777" w:rsidR="00F42727" w:rsidRPr="00D03B55" w:rsidRDefault="00F42727">
      <w:pPr>
        <w:pStyle w:val="PlainText"/>
      </w:pPr>
      <w:r w:rsidRPr="00D03B55">
        <w:t># All lines containing a # as the first character are comments</w:t>
      </w:r>
    </w:p>
    <w:p w14:paraId="74E2AE82" w14:textId="77777777" w:rsidR="00F42727" w:rsidRPr="00D03B55" w:rsidRDefault="00F42727">
      <w:pPr>
        <w:pStyle w:val="PlainText"/>
      </w:pPr>
      <w:r w:rsidRPr="00D03B55">
        <w:lastRenderedPageBreak/>
        <w:t># Values are of the form 'KEYWORD value'</w:t>
      </w:r>
    </w:p>
    <w:p w14:paraId="374DB3D4" w14:textId="77777777" w:rsidR="00F42727" w:rsidRPr="00D03B55" w:rsidRDefault="00F42727">
      <w:pPr>
        <w:pStyle w:val="PlainText"/>
      </w:pPr>
      <w:r w:rsidRPr="00D03B55">
        <w:t># Any entries after the value are ignored</w:t>
      </w:r>
    </w:p>
    <w:p w14:paraId="3AF89692" w14:textId="77777777" w:rsidR="00F42727" w:rsidRPr="00D03B55" w:rsidDel="0026140C" w:rsidRDefault="00F42727">
      <w:pPr>
        <w:pStyle w:val="PlainText"/>
        <w:rPr>
          <w:del w:id="364" w:author="Tom Stephens" w:date="2011-12-07T14:51:00Z"/>
          <w:rPrChange w:id="365" w:author="Tom Stephens" w:date="2011-12-07T15:02:00Z">
            <w:rPr>
              <w:del w:id="366" w:author="Tom Stephens" w:date="2011-12-07T14:51:00Z"/>
              <w:lang w:val="fr-FR"/>
            </w:rPr>
          </w:rPrChange>
        </w:rPr>
      </w:pPr>
    </w:p>
    <w:p w14:paraId="6DB52E9C" w14:textId="77777777" w:rsidR="00F42727" w:rsidRPr="00D03B55" w:rsidRDefault="00F42727">
      <w:pPr>
        <w:rPr>
          <w:rFonts w:ascii="Courier New" w:hAnsi="Courier New" w:cs="Courier New"/>
          <w:rPrChange w:id="367" w:author="Tom Stephens" w:date="2011-12-07T15:02:00Z">
            <w:rPr>
              <w:lang w:val="fr-FR"/>
            </w:rPr>
          </w:rPrChange>
        </w:rPr>
      </w:pPr>
      <w:r w:rsidRPr="00D03B55">
        <w:rPr>
          <w:rFonts w:ascii="Courier New" w:hAnsi="Courier New" w:cs="Courier New"/>
          <w:rPrChange w:id="368" w:author="Tom Stephens" w:date="2011-12-07T15:02:00Z">
            <w:rPr>
              <w:lang w:val="fr-FR"/>
            </w:rPr>
          </w:rPrChange>
        </w:rPr>
        <w:t>LOG_DIR          /data/</w:t>
      </w:r>
      <w:proofErr w:type="spellStart"/>
      <w:r w:rsidRPr="00D03B55">
        <w:rPr>
          <w:rFonts w:ascii="Courier New" w:hAnsi="Courier New" w:cs="Courier New"/>
          <w:rPrChange w:id="369" w:author="Tom Stephens" w:date="2011-12-07T15:02:00Z">
            <w:rPr>
              <w:lang w:val="fr-FR"/>
            </w:rPr>
          </w:rPrChange>
        </w:rPr>
        <w:t>glaser</w:t>
      </w:r>
      <w:proofErr w:type="spellEnd"/>
      <w:r w:rsidRPr="00D03B55">
        <w:rPr>
          <w:rFonts w:ascii="Courier New" w:hAnsi="Courier New" w:cs="Courier New"/>
          <w:rPrChange w:id="370" w:author="Tom Stephens" w:date="2011-12-07T15:02:00Z">
            <w:rPr>
              <w:lang w:val="fr-FR"/>
            </w:rPr>
          </w:rPrChange>
        </w:rPr>
        <w:t>/Pass6/log/</w:t>
      </w:r>
    </w:p>
    <w:p w14:paraId="5ACA1320" w14:textId="77777777" w:rsidR="00F42727" w:rsidRPr="00D03B55" w:rsidDel="0026140C" w:rsidRDefault="00F42727">
      <w:pPr>
        <w:rPr>
          <w:del w:id="371" w:author="Tom Stephens" w:date="2011-12-07T14:51:00Z"/>
          <w:rFonts w:ascii="Courier New" w:hAnsi="Courier New" w:cs="Courier New"/>
          <w:rPrChange w:id="372" w:author="Tom Stephens" w:date="2011-12-07T15:02:00Z">
            <w:rPr>
              <w:del w:id="373" w:author="Tom Stephens" w:date="2011-12-07T14:51:00Z"/>
              <w:lang w:val="fr-FR"/>
            </w:rPr>
          </w:rPrChange>
        </w:rPr>
      </w:pPr>
    </w:p>
    <w:p w14:paraId="154CA797" w14:textId="77777777" w:rsidR="00F42727" w:rsidRPr="00D03B55" w:rsidRDefault="00F42727">
      <w:pPr>
        <w:rPr>
          <w:rFonts w:ascii="Courier New" w:hAnsi="Courier New" w:cs="Courier New"/>
          <w:rPrChange w:id="374" w:author="Tom Stephens" w:date="2011-12-07T15:02:00Z">
            <w:rPr>
              <w:lang w:val="fr-FR"/>
            </w:rPr>
          </w:rPrChange>
        </w:rPr>
      </w:pPr>
      <w:r w:rsidRPr="00D03B55">
        <w:rPr>
          <w:rFonts w:ascii="Courier New" w:hAnsi="Courier New" w:cs="Courier New"/>
          <w:rPrChange w:id="375" w:author="Tom Stephens" w:date="2011-12-07T15:02:00Z">
            <w:rPr>
              <w:lang w:val="fr-FR"/>
            </w:rPr>
          </w:rPrChange>
        </w:rPr>
        <w:t xml:space="preserve">EVENT_HOST       </w:t>
      </w:r>
      <w:proofErr w:type="spellStart"/>
      <w:r w:rsidRPr="00D03B55">
        <w:rPr>
          <w:rFonts w:ascii="Courier New" w:hAnsi="Courier New" w:cs="Courier New"/>
          <w:rPrChange w:id="376" w:author="Tom Stephens" w:date="2011-12-07T15:02:00Z">
            <w:rPr>
              <w:lang w:val="fr-FR"/>
            </w:rPr>
          </w:rPrChange>
        </w:rPr>
        <w:t>hygd</w:t>
      </w:r>
      <w:proofErr w:type="spellEnd"/>
    </w:p>
    <w:p w14:paraId="38C61416" w14:textId="77777777" w:rsidR="00F42727" w:rsidRPr="00D03B55" w:rsidDel="0026140C" w:rsidRDefault="00F42727">
      <w:pPr>
        <w:rPr>
          <w:del w:id="377" w:author="Tom Stephens" w:date="2011-12-07T14:51:00Z"/>
          <w:rFonts w:ascii="Courier New" w:hAnsi="Courier New" w:cs="Courier New"/>
          <w:rPrChange w:id="378" w:author="Tom Stephens" w:date="2011-12-07T15:02:00Z">
            <w:rPr>
              <w:del w:id="379" w:author="Tom Stephens" w:date="2011-12-07T14:51:00Z"/>
              <w:lang w:val="fr-FR"/>
            </w:rPr>
          </w:rPrChange>
        </w:rPr>
      </w:pPr>
    </w:p>
    <w:p w14:paraId="21FD6DBB" w14:textId="77777777" w:rsidR="00F42727" w:rsidRPr="00D03B55" w:rsidRDefault="00F42727">
      <w:pPr>
        <w:rPr>
          <w:rFonts w:ascii="Courier New" w:hAnsi="Courier New" w:cs="Courier New"/>
          <w:rPrChange w:id="380" w:author="Tom Stephens" w:date="2011-12-07T15:02:00Z">
            <w:rPr>
              <w:lang w:val="fr-FR"/>
            </w:rPr>
          </w:rPrChange>
        </w:rPr>
      </w:pPr>
      <w:r w:rsidRPr="00D03B55">
        <w:rPr>
          <w:rFonts w:ascii="Courier New" w:hAnsi="Courier New" w:cs="Courier New"/>
          <w:rPrChange w:id="381" w:author="Tom Stephens" w:date="2011-12-07T15:02:00Z">
            <w:rPr>
              <w:lang w:val="fr-FR"/>
            </w:rPr>
          </w:rPrChange>
        </w:rPr>
        <w:t>EVENT_PORT       45289</w:t>
      </w:r>
    </w:p>
    <w:p w14:paraId="12675B54" w14:textId="77777777" w:rsidR="00F42727" w:rsidRPr="00D03B55" w:rsidDel="0026140C" w:rsidRDefault="00F42727">
      <w:pPr>
        <w:rPr>
          <w:del w:id="382" w:author="Tom Stephens" w:date="2011-12-07T14:51:00Z"/>
          <w:rFonts w:ascii="Courier New" w:hAnsi="Courier New" w:cs="Courier New"/>
          <w:rPrChange w:id="383" w:author="Tom Stephens" w:date="2011-12-07T15:02:00Z">
            <w:rPr>
              <w:del w:id="384" w:author="Tom Stephens" w:date="2011-12-07T14:51:00Z"/>
              <w:lang w:val="fr-FR"/>
            </w:rPr>
          </w:rPrChange>
        </w:rPr>
      </w:pPr>
    </w:p>
    <w:p w14:paraId="2227686E" w14:textId="77777777" w:rsidR="00F42727" w:rsidRPr="00D03B55" w:rsidRDefault="00F42727">
      <w:pPr>
        <w:rPr>
          <w:rFonts w:ascii="Courier New" w:hAnsi="Courier New" w:cs="Courier New"/>
          <w:rPrChange w:id="385" w:author="Tom Stephens" w:date="2011-12-07T15:02:00Z">
            <w:rPr>
              <w:lang w:val="fr-FR"/>
            </w:rPr>
          </w:rPrChange>
        </w:rPr>
      </w:pPr>
      <w:r w:rsidRPr="00D03B55">
        <w:rPr>
          <w:rFonts w:ascii="Courier New" w:hAnsi="Courier New" w:cs="Courier New"/>
          <w:rPrChange w:id="386" w:author="Tom Stephens" w:date="2011-12-07T15:02:00Z">
            <w:rPr>
              <w:lang w:val="fr-FR"/>
            </w:rPr>
          </w:rPrChange>
        </w:rPr>
        <w:t>PHOTON_HOST      localhost</w:t>
      </w:r>
    </w:p>
    <w:p w14:paraId="5CDDFF4D" w14:textId="77777777" w:rsidR="00F42727" w:rsidRPr="00D03B55" w:rsidDel="0026140C" w:rsidRDefault="00F42727">
      <w:pPr>
        <w:rPr>
          <w:del w:id="387" w:author="Tom Stephens" w:date="2011-12-07T14:51:00Z"/>
          <w:rFonts w:ascii="Courier New" w:hAnsi="Courier New" w:cs="Courier New"/>
          <w:rPrChange w:id="388" w:author="Tom Stephens" w:date="2011-12-07T15:02:00Z">
            <w:rPr>
              <w:del w:id="389" w:author="Tom Stephens" w:date="2011-12-07T14:51:00Z"/>
              <w:lang w:val="fr-FR"/>
            </w:rPr>
          </w:rPrChange>
        </w:rPr>
      </w:pPr>
    </w:p>
    <w:p w14:paraId="4B9827C8" w14:textId="77777777" w:rsidR="00F42727" w:rsidRPr="00D03B55" w:rsidRDefault="00F42727">
      <w:pPr>
        <w:rPr>
          <w:rFonts w:ascii="Courier New" w:hAnsi="Courier New" w:cs="Courier New"/>
          <w:rPrChange w:id="390" w:author="Tom Stephens" w:date="2011-12-07T15:02:00Z">
            <w:rPr>
              <w:lang w:val="fr-FR"/>
            </w:rPr>
          </w:rPrChange>
        </w:rPr>
      </w:pPr>
      <w:r w:rsidRPr="00D03B55">
        <w:rPr>
          <w:rFonts w:ascii="Courier New" w:hAnsi="Courier New" w:cs="Courier New"/>
          <w:rPrChange w:id="391" w:author="Tom Stephens" w:date="2011-12-07T15:02:00Z">
            <w:rPr>
              <w:lang w:val="fr-FR"/>
            </w:rPr>
          </w:rPrChange>
        </w:rPr>
        <w:t>PHOTON_PORT      45288</w:t>
      </w:r>
    </w:p>
    <w:p w14:paraId="273AF255" w14:textId="77777777" w:rsidR="00F42727" w:rsidRPr="00D03B55" w:rsidDel="0026140C" w:rsidRDefault="00F42727">
      <w:pPr>
        <w:rPr>
          <w:del w:id="392" w:author="Tom Stephens" w:date="2011-12-07T14:51:00Z"/>
          <w:rFonts w:ascii="Courier New" w:hAnsi="Courier New" w:cs="Courier New"/>
          <w:rPrChange w:id="393" w:author="Tom Stephens" w:date="2011-12-07T15:02:00Z">
            <w:rPr>
              <w:del w:id="394" w:author="Tom Stephens" w:date="2011-12-07T14:51:00Z"/>
              <w:lang w:val="fr-FR"/>
            </w:rPr>
          </w:rPrChange>
        </w:rPr>
      </w:pPr>
    </w:p>
    <w:p w14:paraId="1B6F7615" w14:textId="77777777" w:rsidR="00F42727" w:rsidRPr="00D03B55" w:rsidRDefault="00F42727">
      <w:pPr>
        <w:rPr>
          <w:rFonts w:ascii="Courier New" w:hAnsi="Courier New" w:cs="Courier New"/>
          <w:rPrChange w:id="395" w:author="Tom Stephens" w:date="2011-12-07T15:02:00Z">
            <w:rPr>
              <w:lang w:val="fr-FR"/>
            </w:rPr>
          </w:rPrChange>
        </w:rPr>
      </w:pPr>
      <w:r w:rsidRPr="00D03B55">
        <w:rPr>
          <w:rFonts w:ascii="Courier New" w:hAnsi="Courier New" w:cs="Courier New"/>
          <w:rPrChange w:id="396" w:author="Tom Stephens" w:date="2011-12-07T15:02:00Z">
            <w:rPr>
              <w:lang w:val="fr-FR"/>
            </w:rPr>
          </w:rPrChange>
        </w:rPr>
        <w:t>SPACECRAFT_</w:t>
      </w:r>
      <w:proofErr w:type="gramStart"/>
      <w:r w:rsidRPr="00D03B55">
        <w:rPr>
          <w:rFonts w:ascii="Courier New" w:hAnsi="Courier New" w:cs="Courier New"/>
          <w:rPrChange w:id="397" w:author="Tom Stephens" w:date="2011-12-07T15:02:00Z">
            <w:rPr>
              <w:lang w:val="fr-FR"/>
            </w:rPr>
          </w:rPrChange>
        </w:rPr>
        <w:t>HOST  localhost</w:t>
      </w:r>
      <w:proofErr w:type="gramEnd"/>
    </w:p>
    <w:p w14:paraId="1E11B6E2" w14:textId="77777777" w:rsidR="00F42727" w:rsidRPr="00D03B55" w:rsidDel="0026140C" w:rsidRDefault="00F42727">
      <w:pPr>
        <w:rPr>
          <w:del w:id="398" w:author="Tom Stephens" w:date="2011-12-07T14:51:00Z"/>
          <w:rFonts w:ascii="Courier New" w:hAnsi="Courier New" w:cs="Courier New"/>
          <w:rPrChange w:id="399" w:author="Tom Stephens" w:date="2011-12-07T15:02:00Z">
            <w:rPr>
              <w:del w:id="400" w:author="Tom Stephens" w:date="2011-12-07T14:51:00Z"/>
              <w:lang w:val="fr-FR"/>
            </w:rPr>
          </w:rPrChange>
        </w:rPr>
      </w:pPr>
    </w:p>
    <w:p w14:paraId="28A1B8DF" w14:textId="77777777" w:rsidR="00F42727" w:rsidRPr="00D03B55" w:rsidRDefault="00F42727">
      <w:pPr>
        <w:rPr>
          <w:rFonts w:ascii="Courier New" w:hAnsi="Courier New" w:cs="Courier New"/>
          <w:rPrChange w:id="401" w:author="Tom Stephens" w:date="2011-12-07T15:02:00Z">
            <w:rPr>
              <w:lang w:val="fr-FR"/>
            </w:rPr>
          </w:rPrChange>
        </w:rPr>
      </w:pPr>
      <w:r w:rsidRPr="00D03B55">
        <w:rPr>
          <w:rFonts w:ascii="Courier New" w:hAnsi="Courier New" w:cs="Courier New"/>
          <w:rPrChange w:id="402" w:author="Tom Stephens" w:date="2011-12-07T15:02:00Z">
            <w:rPr>
              <w:lang w:val="fr-FR"/>
            </w:rPr>
          </w:rPrChange>
        </w:rPr>
        <w:t>SPACECRAFT_PORT  45290</w:t>
      </w:r>
    </w:p>
    <w:p w14:paraId="5F3E0266" w14:textId="77777777" w:rsidR="00F42727" w:rsidRPr="00D03B55" w:rsidDel="0026140C" w:rsidRDefault="00F42727">
      <w:pPr>
        <w:rPr>
          <w:del w:id="403" w:author="Tom Stephens" w:date="2011-12-07T14:51:00Z"/>
          <w:rFonts w:ascii="Courier New" w:hAnsi="Courier New" w:cs="Courier New"/>
          <w:rPrChange w:id="404" w:author="Tom Stephens" w:date="2011-12-07T15:02:00Z">
            <w:rPr>
              <w:del w:id="405" w:author="Tom Stephens" w:date="2011-12-07T14:51:00Z"/>
              <w:lang w:val="fr-FR"/>
            </w:rPr>
          </w:rPrChange>
        </w:rPr>
      </w:pPr>
    </w:p>
    <w:p w14:paraId="68EEF684" w14:textId="77777777" w:rsidR="00F42727" w:rsidRPr="00D03B55" w:rsidRDefault="00F42727">
      <w:pPr>
        <w:rPr>
          <w:rFonts w:ascii="Courier New" w:hAnsi="Courier New" w:cs="Courier New"/>
          <w:rPrChange w:id="406" w:author="Tom Stephens" w:date="2011-12-07T15:02:00Z">
            <w:rPr>
              <w:lang w:val="fr-FR"/>
            </w:rPr>
          </w:rPrChange>
        </w:rPr>
      </w:pPr>
      <w:r w:rsidRPr="00D03B55">
        <w:rPr>
          <w:rFonts w:ascii="Courier New" w:hAnsi="Courier New" w:cs="Courier New"/>
          <w:rPrChange w:id="407" w:author="Tom Stephens" w:date="2011-12-07T15:02:00Z">
            <w:rPr>
              <w:lang w:val="fr-FR"/>
            </w:rPr>
          </w:rPrChange>
        </w:rPr>
        <w:t>LISTEN_PORT      45292</w:t>
      </w:r>
    </w:p>
    <w:p w14:paraId="327422A3" w14:textId="77777777" w:rsidR="00F42727" w:rsidRPr="00D03B55" w:rsidDel="0026140C" w:rsidRDefault="00F42727">
      <w:pPr>
        <w:rPr>
          <w:del w:id="408" w:author="Tom Stephens" w:date="2011-12-07T14:51:00Z"/>
          <w:rFonts w:ascii="Courier New" w:hAnsi="Courier New" w:cs="Courier New"/>
          <w:rPrChange w:id="409" w:author="Tom Stephens" w:date="2011-12-07T15:02:00Z">
            <w:rPr>
              <w:del w:id="410" w:author="Tom Stephens" w:date="2011-12-07T14:51:00Z"/>
              <w:lang w:val="fr-FR"/>
            </w:rPr>
          </w:rPrChange>
        </w:rPr>
      </w:pPr>
    </w:p>
    <w:p w14:paraId="2C618448" w14:textId="77777777" w:rsidR="00F42727" w:rsidRPr="00D03B55" w:rsidRDefault="00F42727">
      <w:pPr>
        <w:rPr>
          <w:rFonts w:ascii="Courier New" w:hAnsi="Courier New" w:cs="Courier New"/>
          <w:rPrChange w:id="411" w:author="Tom Stephens" w:date="2011-12-07T15:02:00Z">
            <w:rPr>
              <w:lang w:val="fr-FR"/>
            </w:rPr>
          </w:rPrChange>
        </w:rPr>
      </w:pPr>
      <w:r w:rsidRPr="00D03B55">
        <w:rPr>
          <w:rFonts w:ascii="Courier New" w:hAnsi="Courier New" w:cs="Courier New"/>
          <w:rPrChange w:id="412" w:author="Tom Stephens" w:date="2011-12-07T15:02:00Z">
            <w:rPr>
              <w:lang w:val="fr-FR"/>
            </w:rPr>
          </w:rPrChange>
        </w:rPr>
        <w:t xml:space="preserve">MYSQL_SERVER    </w:t>
      </w:r>
      <w:proofErr w:type="spellStart"/>
      <w:r w:rsidRPr="00D03B55">
        <w:rPr>
          <w:rFonts w:ascii="Courier New" w:hAnsi="Courier New" w:cs="Courier New"/>
          <w:rPrChange w:id="413" w:author="Tom Stephens" w:date="2011-12-07T15:02:00Z">
            <w:rPr>
              <w:lang w:val="fr-FR"/>
            </w:rPr>
          </w:rPrChange>
        </w:rPr>
        <w:t>glastdb</w:t>
      </w:r>
      <w:proofErr w:type="spellEnd"/>
    </w:p>
    <w:p w14:paraId="341C996C" w14:textId="77777777" w:rsidR="00F42727" w:rsidRPr="00D03B55" w:rsidDel="0026140C" w:rsidRDefault="00F42727">
      <w:pPr>
        <w:rPr>
          <w:del w:id="414" w:author="Tom Stephens" w:date="2011-12-07T14:51:00Z"/>
          <w:rFonts w:ascii="Courier New" w:hAnsi="Courier New" w:cs="Courier New"/>
          <w:rPrChange w:id="415" w:author="Tom Stephens" w:date="2011-12-07T15:02:00Z">
            <w:rPr>
              <w:del w:id="416" w:author="Tom Stephens" w:date="2011-12-07T14:51:00Z"/>
              <w:lang w:val="fr-FR"/>
            </w:rPr>
          </w:rPrChange>
        </w:rPr>
      </w:pPr>
    </w:p>
    <w:p w14:paraId="483680DA" w14:textId="77777777" w:rsidR="00F42727" w:rsidRPr="00D03B55" w:rsidRDefault="00F42727">
      <w:pPr>
        <w:rPr>
          <w:rFonts w:ascii="Courier New" w:hAnsi="Courier New" w:cs="Courier New"/>
          <w:rPrChange w:id="417" w:author="Tom Stephens" w:date="2011-12-07T15:02:00Z">
            <w:rPr>
              <w:lang w:val="fr-FR"/>
            </w:rPr>
          </w:rPrChange>
        </w:rPr>
      </w:pPr>
      <w:r w:rsidRPr="00D03B55">
        <w:rPr>
          <w:rFonts w:ascii="Courier New" w:hAnsi="Courier New" w:cs="Courier New"/>
          <w:rPrChange w:id="418" w:author="Tom Stephens" w:date="2011-12-07T15:02:00Z">
            <w:rPr>
              <w:lang w:val="fr-FR"/>
            </w:rPr>
          </w:rPrChange>
        </w:rPr>
        <w:t>MYSQL_PORT      3307</w:t>
      </w:r>
    </w:p>
    <w:p w14:paraId="6DFA0302" w14:textId="77777777" w:rsidR="00F42727" w:rsidRPr="00D03B55" w:rsidDel="0026140C" w:rsidRDefault="00F42727">
      <w:pPr>
        <w:rPr>
          <w:del w:id="419" w:author="Tom Stephens" w:date="2011-12-07T14:51:00Z"/>
          <w:rFonts w:ascii="Courier New" w:hAnsi="Courier New" w:cs="Courier New"/>
          <w:rPrChange w:id="420" w:author="Tom Stephens" w:date="2011-12-07T15:02:00Z">
            <w:rPr>
              <w:del w:id="421" w:author="Tom Stephens" w:date="2011-12-07T14:51:00Z"/>
              <w:lang w:val="fr-FR"/>
            </w:rPr>
          </w:rPrChange>
        </w:rPr>
      </w:pPr>
    </w:p>
    <w:p w14:paraId="2B525F6F" w14:textId="77777777" w:rsidR="00F42727" w:rsidRPr="00D03B55" w:rsidRDefault="00F42727">
      <w:pPr>
        <w:rPr>
          <w:rFonts w:ascii="Courier New" w:hAnsi="Courier New" w:cs="Courier New"/>
          <w:lang w:val="it-IT"/>
          <w:rPrChange w:id="422" w:author="Tom Stephens" w:date="2011-12-07T15:02:00Z">
            <w:rPr>
              <w:lang w:val="fr-FR"/>
            </w:rPr>
          </w:rPrChange>
        </w:rPr>
      </w:pPr>
      <w:r w:rsidRPr="00D03B55">
        <w:rPr>
          <w:rFonts w:ascii="Courier New" w:hAnsi="Courier New" w:cs="Courier New"/>
          <w:lang w:val="it-IT"/>
          <w:rPrChange w:id="423" w:author="Tom Stephens" w:date="2011-12-07T15:02:00Z">
            <w:rPr>
              <w:lang w:val="fr-FR"/>
            </w:rPr>
          </w:rPrChange>
        </w:rPr>
        <w:t>MYSQL_DATABASE  SAE_DB_Metadata_P6</w:t>
      </w:r>
    </w:p>
    <w:p w14:paraId="1223FAF8" w14:textId="77777777" w:rsidR="00F42727" w:rsidRPr="00D03B55" w:rsidDel="0026140C" w:rsidRDefault="00F42727">
      <w:pPr>
        <w:rPr>
          <w:del w:id="424" w:author="Tom Stephens" w:date="2011-12-07T14:51:00Z"/>
          <w:rFonts w:ascii="Courier New" w:hAnsi="Courier New" w:cs="Courier New"/>
          <w:lang w:val="it-IT"/>
          <w:rPrChange w:id="425" w:author="Tom Stephens" w:date="2011-12-07T15:02:00Z">
            <w:rPr>
              <w:del w:id="426" w:author="Tom Stephens" w:date="2011-12-07T14:51:00Z"/>
              <w:lang w:val="fr-FR"/>
            </w:rPr>
          </w:rPrChange>
        </w:rPr>
      </w:pPr>
    </w:p>
    <w:p w14:paraId="095FC72D" w14:textId="77777777" w:rsidR="00F42727" w:rsidRPr="00D03B55" w:rsidRDefault="00F42727">
      <w:pPr>
        <w:rPr>
          <w:rFonts w:ascii="Courier New" w:hAnsi="Courier New" w:cs="Courier New"/>
          <w:rPrChange w:id="427" w:author="Tom Stephens" w:date="2011-12-07T15:02:00Z">
            <w:rPr>
              <w:lang w:val="fr-FR"/>
            </w:rPr>
          </w:rPrChange>
        </w:rPr>
      </w:pPr>
      <w:r w:rsidRPr="00D03B55">
        <w:rPr>
          <w:rFonts w:ascii="Courier New" w:hAnsi="Courier New" w:cs="Courier New"/>
          <w:rPrChange w:id="428" w:author="Tom Stephens" w:date="2011-12-07T15:02:00Z">
            <w:rPr>
              <w:lang w:val="fr-FR"/>
            </w:rPr>
          </w:rPrChange>
        </w:rPr>
        <w:t xml:space="preserve">DB_TYPE         </w:t>
      </w:r>
      <w:proofErr w:type="spellStart"/>
      <w:r w:rsidRPr="00D03B55">
        <w:rPr>
          <w:rFonts w:ascii="Courier New" w:hAnsi="Courier New" w:cs="Courier New"/>
          <w:rPrChange w:id="429" w:author="Tom Stephens" w:date="2011-12-07T15:02:00Z">
            <w:rPr>
              <w:lang w:val="fr-FR"/>
            </w:rPr>
          </w:rPrChange>
        </w:rPr>
        <w:t>QueueManager</w:t>
      </w:r>
      <w:proofErr w:type="spellEnd"/>
    </w:p>
    <w:p w14:paraId="3A68BCF9" w14:textId="77777777" w:rsidR="00F42727" w:rsidRPr="00D03B55" w:rsidDel="0026140C" w:rsidRDefault="00F42727">
      <w:pPr>
        <w:rPr>
          <w:del w:id="430" w:author="Tom Stephens" w:date="2011-12-07T14:51:00Z"/>
          <w:rFonts w:ascii="Courier New" w:hAnsi="Courier New" w:cs="Courier New"/>
          <w:rPrChange w:id="431" w:author="Tom Stephens" w:date="2011-12-07T15:02:00Z">
            <w:rPr>
              <w:del w:id="432" w:author="Tom Stephens" w:date="2011-12-07T14:51:00Z"/>
              <w:lang w:val="fr-FR"/>
            </w:rPr>
          </w:rPrChange>
        </w:rPr>
      </w:pPr>
    </w:p>
    <w:p w14:paraId="5F267C10" w14:textId="77777777" w:rsidR="00F42727" w:rsidRPr="00D03B55" w:rsidRDefault="00F42727">
      <w:pPr>
        <w:rPr>
          <w:rFonts w:ascii="Courier New" w:hAnsi="Courier New" w:cs="Courier New"/>
          <w:rPrChange w:id="433" w:author="Tom Stephens" w:date="2011-12-07T15:02:00Z">
            <w:rPr>
              <w:lang w:val="fr-FR"/>
            </w:rPr>
          </w:rPrChange>
        </w:rPr>
      </w:pPr>
      <w:r w:rsidRPr="00D03B55">
        <w:rPr>
          <w:rFonts w:ascii="Courier New" w:hAnsi="Courier New" w:cs="Courier New"/>
          <w:rPrChange w:id="434" w:author="Tom Stephens" w:date="2011-12-07T15:02:00Z">
            <w:rPr>
              <w:lang w:val="fr-FR"/>
            </w:rPr>
          </w:rPrChange>
        </w:rPr>
        <w:t xml:space="preserve">DB_USERNAME     </w:t>
      </w:r>
      <w:proofErr w:type="spellStart"/>
      <w:r w:rsidRPr="00D03B55">
        <w:rPr>
          <w:rFonts w:ascii="Courier New" w:hAnsi="Courier New" w:cs="Courier New"/>
          <w:rPrChange w:id="435" w:author="Tom Stephens" w:date="2011-12-07T15:02:00Z">
            <w:rPr>
              <w:lang w:val="fr-FR"/>
            </w:rPr>
          </w:rPrChange>
        </w:rPr>
        <w:t>gsscops</w:t>
      </w:r>
      <w:proofErr w:type="spellEnd"/>
    </w:p>
    <w:p w14:paraId="62726952" w14:textId="77777777" w:rsidR="00F42727" w:rsidRPr="00D03B55" w:rsidDel="0026140C" w:rsidRDefault="00F42727">
      <w:pPr>
        <w:rPr>
          <w:del w:id="436" w:author="Tom Stephens" w:date="2011-12-07T14:51:00Z"/>
          <w:rFonts w:ascii="Courier New" w:hAnsi="Courier New" w:cs="Courier New"/>
          <w:rPrChange w:id="437" w:author="Tom Stephens" w:date="2011-12-07T15:02:00Z">
            <w:rPr>
              <w:del w:id="438" w:author="Tom Stephens" w:date="2011-12-07T14:51:00Z"/>
              <w:lang w:val="fr-FR"/>
            </w:rPr>
          </w:rPrChange>
        </w:rPr>
      </w:pPr>
    </w:p>
    <w:p w14:paraId="5A3F6420" w14:textId="77777777" w:rsidR="00F42727" w:rsidRPr="00D03B55" w:rsidRDefault="00F42727">
      <w:pPr>
        <w:rPr>
          <w:rFonts w:ascii="Courier New" w:hAnsi="Courier New" w:cs="Courier New"/>
          <w:rPrChange w:id="439" w:author="Tom Stephens" w:date="2011-12-07T15:02:00Z">
            <w:rPr>
              <w:lang w:val="fr-FR"/>
            </w:rPr>
          </w:rPrChange>
        </w:rPr>
      </w:pPr>
      <w:r w:rsidRPr="00D03B55">
        <w:rPr>
          <w:rFonts w:ascii="Courier New" w:hAnsi="Courier New" w:cs="Courier New"/>
          <w:rPrChange w:id="440" w:author="Tom Stephens" w:date="2011-12-07T15:02:00Z">
            <w:rPr>
              <w:lang w:val="fr-FR"/>
            </w:rPr>
          </w:rPrChange>
        </w:rPr>
        <w:t xml:space="preserve">DB_PASSWORD     </w:t>
      </w:r>
      <w:proofErr w:type="spellStart"/>
      <w:r w:rsidRPr="00D03B55">
        <w:rPr>
          <w:rFonts w:ascii="Courier New" w:hAnsi="Courier New" w:cs="Courier New"/>
          <w:rPrChange w:id="441" w:author="Tom Stephens" w:date="2011-12-07T15:02:00Z">
            <w:rPr>
              <w:lang w:val="fr-FR"/>
            </w:rPr>
          </w:rPrChange>
        </w:rPr>
        <w:t>gsscops</w:t>
      </w:r>
      <w:proofErr w:type="spellEnd"/>
    </w:p>
    <w:p w14:paraId="4CF10AB2" w14:textId="77777777" w:rsidR="00F42727" w:rsidRPr="00D03B55" w:rsidDel="0026140C" w:rsidRDefault="00F42727">
      <w:pPr>
        <w:rPr>
          <w:del w:id="442" w:author="Tom Stephens" w:date="2011-12-07T14:51:00Z"/>
          <w:rFonts w:ascii="Courier New" w:hAnsi="Courier New" w:cs="Courier New"/>
          <w:rPrChange w:id="443" w:author="Tom Stephens" w:date="2011-12-07T15:02:00Z">
            <w:rPr>
              <w:del w:id="444" w:author="Tom Stephens" w:date="2011-12-07T14:51:00Z"/>
              <w:lang w:val="fr-FR"/>
            </w:rPr>
          </w:rPrChange>
        </w:rPr>
      </w:pPr>
    </w:p>
    <w:p w14:paraId="56343E28" w14:textId="77777777" w:rsidR="00F42727" w:rsidRPr="00D03B55" w:rsidRDefault="00F42727">
      <w:pPr>
        <w:rPr>
          <w:rFonts w:ascii="Courier New" w:hAnsi="Courier New" w:cs="Courier New"/>
          <w:rPrChange w:id="445" w:author="Tom Stephens" w:date="2011-12-07T15:02:00Z">
            <w:rPr>
              <w:lang w:val="fr-FR"/>
            </w:rPr>
          </w:rPrChange>
        </w:rPr>
      </w:pPr>
      <w:r w:rsidRPr="00D03B55">
        <w:rPr>
          <w:rFonts w:ascii="Courier New" w:hAnsi="Courier New" w:cs="Courier New"/>
          <w:rPrChange w:id="446" w:author="Tom Stephens" w:date="2011-12-07T15:02:00Z">
            <w:rPr>
              <w:lang w:val="fr-FR"/>
            </w:rPr>
          </w:rPrChange>
        </w:rPr>
        <w:t xml:space="preserve">PAGE_SYSTEM     </w:t>
      </w:r>
      <w:proofErr w:type="spellStart"/>
      <w:r w:rsidRPr="00D03B55">
        <w:rPr>
          <w:rFonts w:ascii="Courier New" w:hAnsi="Courier New" w:cs="Courier New"/>
          <w:rPrChange w:id="447" w:author="Tom Stephens" w:date="2011-12-07T15:02:00Z">
            <w:rPr>
              <w:lang w:val="fr-FR"/>
            </w:rPr>
          </w:rPrChange>
        </w:rPr>
        <w:t>Data_Server</w:t>
      </w:r>
      <w:proofErr w:type="spellEnd"/>
    </w:p>
    <w:p w14:paraId="2D416929" w14:textId="77777777" w:rsidR="00F42727" w:rsidRPr="00D03B55" w:rsidDel="0026140C" w:rsidRDefault="00F42727">
      <w:pPr>
        <w:rPr>
          <w:del w:id="448" w:author="Tom Stephens" w:date="2011-12-07T14:51:00Z"/>
          <w:rFonts w:ascii="Courier New" w:hAnsi="Courier New" w:cs="Courier New"/>
          <w:rPrChange w:id="449" w:author="Tom Stephens" w:date="2011-12-07T15:02:00Z">
            <w:rPr>
              <w:del w:id="450" w:author="Tom Stephens" w:date="2011-12-07T14:51:00Z"/>
              <w:lang w:val="fr-FR"/>
            </w:rPr>
          </w:rPrChange>
        </w:rPr>
      </w:pPr>
    </w:p>
    <w:p w14:paraId="416C2190" w14:textId="77777777" w:rsidR="00F42727" w:rsidRPr="00D03B55" w:rsidRDefault="00F42727">
      <w:pPr>
        <w:rPr>
          <w:ins w:id="451" w:author="Tom Stephens" w:date="2011-12-07T14:50:00Z"/>
          <w:rFonts w:ascii="Courier New" w:hAnsi="Courier New" w:cs="Courier New"/>
          <w:rPrChange w:id="452" w:author="Tom Stephens" w:date="2011-12-07T15:02:00Z">
            <w:rPr>
              <w:ins w:id="453" w:author="Tom Stephens" w:date="2011-12-07T14:50:00Z"/>
            </w:rPr>
          </w:rPrChange>
        </w:rPr>
      </w:pPr>
      <w:r w:rsidRPr="00D03B55">
        <w:rPr>
          <w:rFonts w:ascii="Courier New" w:hAnsi="Courier New" w:cs="Courier New"/>
          <w:rPrChange w:id="454" w:author="Tom Stephens" w:date="2011-12-07T15:02:00Z">
            <w:rPr>
              <w:lang w:val="fr-FR"/>
            </w:rPr>
          </w:rPrChange>
        </w:rPr>
        <w:t>ENABLE_PAGING   true</w:t>
      </w:r>
    </w:p>
    <w:p w14:paraId="6C5058B7" w14:textId="77777777" w:rsidR="0026140C" w:rsidRPr="00D03B55" w:rsidRDefault="0026140C">
      <w:pPr>
        <w:numPr>
          <w:ins w:id="455" w:author="Tom Stephens" w:date="2011-12-07T14:50:00Z"/>
        </w:numPr>
        <w:rPr>
          <w:rFonts w:ascii="Courier New" w:hAnsi="Courier New" w:cs="Courier New"/>
          <w:rPrChange w:id="456" w:author="Tom Stephens" w:date="2011-12-07T15:02:00Z">
            <w:rPr>
              <w:lang w:val="fr-FR"/>
            </w:rPr>
          </w:rPrChange>
        </w:rPr>
      </w:pPr>
      <w:ins w:id="457" w:author="Tom Stephens" w:date="2011-12-07T14:50:00Z">
        <w:r w:rsidRPr="00D03B55">
          <w:rPr>
            <w:rFonts w:ascii="Courier New" w:hAnsi="Courier New" w:cs="Courier New"/>
            <w:rPrChange w:id="458" w:author="Tom Stephens" w:date="2011-12-07T15:02:00Z">
              <w:rPr/>
            </w:rPrChange>
          </w:rPr>
          <w:t>PAGING_PASSWORD</w:t>
        </w:r>
        <w:r w:rsidRPr="00D03B55">
          <w:rPr>
            <w:rFonts w:ascii="Courier New" w:hAnsi="Courier New" w:cs="Courier New"/>
            <w:rPrChange w:id="459" w:author="Tom Stephens" w:date="2011-12-07T15:02:00Z">
              <w:rPr/>
            </w:rPrChange>
          </w:rPr>
          <w:tab/>
          <w:t>password</w:t>
        </w:r>
      </w:ins>
    </w:p>
    <w:p w14:paraId="616868A7" w14:textId="77777777" w:rsidR="00F42727" w:rsidRPr="00F42727" w:rsidRDefault="00F42727">
      <w:pPr>
        <w:rPr>
          <w:rPrChange w:id="460" w:author="Tom Stephens" w:date="2011-12-07T12:44:00Z">
            <w:rPr>
              <w:lang w:val="fr-FR"/>
            </w:rPr>
          </w:rPrChange>
        </w:rPr>
      </w:pPr>
    </w:p>
    <w:p w14:paraId="7D83B863" w14:textId="77777777" w:rsidR="00F42727" w:rsidRDefault="00F42727">
      <w:pPr>
        <w:pStyle w:val="Heading2"/>
        <w:numPr>
          <w:numberingChange w:id="461" w:author="Tom Stephens" w:date="2011-12-07T12:44:00Z" w:original="%1:4:0:.%2:2:0:"/>
        </w:numPr>
      </w:pPr>
      <w:bookmarkStart w:id="462" w:name="_toc996"/>
      <w:bookmarkStart w:id="463" w:name="_Ref104258909"/>
      <w:bookmarkStart w:id="464" w:name="_Ref104272181"/>
      <w:bookmarkEnd w:id="462"/>
      <w:r>
        <w:t>Event/Photon Database Configuration File</w:t>
      </w:r>
      <w:bookmarkEnd w:id="463"/>
      <w:bookmarkEnd w:id="464"/>
    </w:p>
    <w:p w14:paraId="4145B97B" w14:textId="77777777" w:rsidR="00F42727" w:rsidRDefault="00F42727">
      <w:r>
        <w:tab/>
        <w:t xml:space="preserve">This file controls the operation of the Photon or Event database.  It provides the base directories for the data and log files as well as various parameters governing the way the data is organized internally.  It also gives the location of the MySQL server that contains the metadata for the queries to be processed and has a parameter that tells the software which database it is (i.e. photon or event).  </w:t>
      </w:r>
      <w:r>
        <w:fldChar w:fldCharType="begin"/>
      </w:r>
      <w:r>
        <w:instrText xml:space="preserve"> REF _Ref104260181 \h </w:instrText>
      </w:r>
      <w:r>
        <w:fldChar w:fldCharType="separate"/>
      </w:r>
      <w:r>
        <w:t>Table 2</w:t>
      </w:r>
      <w:r>
        <w:fldChar w:fldCharType="end"/>
      </w:r>
      <w:r>
        <w:t xml:space="preserve"> lists the parameters and what they refer to. </w:t>
      </w:r>
    </w:p>
    <w:p w14:paraId="2AE985EB" w14:textId="77777777" w:rsidR="00F42727" w:rsidRDefault="00F42727"/>
    <w:p w14:paraId="5BC340DE" w14:textId="77777777" w:rsidR="00F42727" w:rsidRDefault="00F42727">
      <w:pPr>
        <w:pStyle w:val="Caption"/>
        <w:keepNext/>
        <w:rPr>
          <w:b w:val="0"/>
        </w:rPr>
      </w:pPr>
      <w:bookmarkStart w:id="465" w:name="_Ref104260181"/>
      <w:r>
        <w:t xml:space="preserve">Table </w:t>
      </w:r>
      <w:fldSimple w:instr=" SEQ &quot;Table&quot; \*Arabic ">
        <w:r>
          <w:t>2</w:t>
        </w:r>
      </w:fldSimple>
      <w:bookmarkEnd w:id="465"/>
      <w:r>
        <w:t xml:space="preserve"> - </w:t>
      </w:r>
      <w:r>
        <w:rPr>
          <w:b w:val="0"/>
        </w:rPr>
        <w:t>Parameters for photon/event database configuration file</w:t>
      </w:r>
    </w:p>
    <w:tbl>
      <w:tblPr>
        <w:tblW w:w="0" w:type="auto"/>
        <w:tblInd w:w="-30" w:type="dxa"/>
        <w:tblLayout w:type="fixed"/>
        <w:tblLook w:val="0000" w:firstRow="0" w:lastRow="0" w:firstColumn="0" w:lastColumn="0" w:noHBand="0" w:noVBand="0"/>
      </w:tblPr>
      <w:tblGrid>
        <w:gridCol w:w="3921"/>
        <w:gridCol w:w="6540"/>
        <w:tblGridChange w:id="466">
          <w:tblGrid>
            <w:gridCol w:w="30"/>
            <w:gridCol w:w="3891"/>
            <w:gridCol w:w="30"/>
            <w:gridCol w:w="6510"/>
            <w:gridCol w:w="30"/>
          </w:tblGrid>
        </w:tblGridChange>
      </w:tblGrid>
      <w:tr w:rsidR="00F42727" w14:paraId="0492EC6D" w14:textId="77777777">
        <w:trPr>
          <w:trHeight w:val="276"/>
        </w:trPr>
        <w:tc>
          <w:tcPr>
            <w:tcW w:w="3921" w:type="dxa"/>
            <w:vMerge w:val="restart"/>
            <w:tcBorders>
              <w:top w:val="single" w:sz="4" w:space="0" w:color="000000"/>
              <w:left w:val="single" w:sz="4" w:space="0" w:color="000000"/>
              <w:bottom w:val="single" w:sz="4" w:space="0" w:color="000000"/>
            </w:tcBorders>
          </w:tcPr>
          <w:p w14:paraId="6C9C5CD6" w14:textId="77777777" w:rsidR="00F42727" w:rsidRDefault="00F42727">
            <w:pPr>
              <w:snapToGrid w:val="0"/>
              <w:rPr>
                <w:b/>
              </w:rPr>
            </w:pPr>
            <w:r>
              <w:rPr>
                <w:b/>
              </w:rPr>
              <w:t>Parameter</w:t>
            </w:r>
          </w:p>
        </w:tc>
        <w:tc>
          <w:tcPr>
            <w:tcW w:w="6540" w:type="dxa"/>
            <w:vMerge w:val="restart"/>
            <w:tcBorders>
              <w:top w:val="single" w:sz="4" w:space="0" w:color="000000"/>
              <w:left w:val="single" w:sz="4" w:space="0" w:color="000000"/>
              <w:bottom w:val="single" w:sz="4" w:space="0" w:color="000000"/>
              <w:right w:val="single" w:sz="4" w:space="0" w:color="000000"/>
            </w:tcBorders>
          </w:tcPr>
          <w:p w14:paraId="45A275ED" w14:textId="77777777" w:rsidR="00F42727" w:rsidRDefault="00F42727">
            <w:pPr>
              <w:snapToGrid w:val="0"/>
              <w:rPr>
                <w:b/>
              </w:rPr>
            </w:pPr>
            <w:r>
              <w:rPr>
                <w:b/>
              </w:rPr>
              <w:t>Description</w:t>
            </w:r>
          </w:p>
        </w:tc>
      </w:tr>
      <w:tr w:rsidR="00F42727" w14:paraId="7CAF7AC8" w14:textId="77777777">
        <w:trPr>
          <w:trHeight w:val="276"/>
        </w:trPr>
        <w:tc>
          <w:tcPr>
            <w:tcW w:w="3921" w:type="dxa"/>
            <w:vMerge w:val="restart"/>
            <w:tcBorders>
              <w:top w:val="single" w:sz="4" w:space="0" w:color="000000"/>
              <w:left w:val="single" w:sz="4" w:space="0" w:color="000000"/>
              <w:bottom w:val="single" w:sz="4" w:space="0" w:color="000000"/>
            </w:tcBorders>
          </w:tcPr>
          <w:p w14:paraId="1384D795" w14:textId="77777777" w:rsidR="00F42727" w:rsidRDefault="00F42727">
            <w:pPr>
              <w:snapToGrid w:val="0"/>
            </w:pPr>
            <w:r>
              <w:t>HOME_DIR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6A4F3BA1" w14:textId="77777777" w:rsidR="00F42727" w:rsidRDefault="00F42727">
            <w:pPr>
              <w:snapToGrid w:val="0"/>
            </w:pPr>
            <w:r>
              <w:t>The base directory for the cluster search nodes data directory.</w:t>
            </w:r>
          </w:p>
        </w:tc>
      </w:tr>
      <w:tr w:rsidR="00F42727" w14:paraId="1097C96F" w14:textId="77777777">
        <w:trPr>
          <w:trHeight w:val="276"/>
        </w:trPr>
        <w:tc>
          <w:tcPr>
            <w:tcW w:w="3921" w:type="dxa"/>
            <w:vMerge w:val="restart"/>
            <w:tcBorders>
              <w:top w:val="single" w:sz="4" w:space="0" w:color="000000"/>
              <w:left w:val="single" w:sz="4" w:space="0" w:color="000000"/>
              <w:bottom w:val="single" w:sz="4" w:space="0" w:color="000000"/>
            </w:tcBorders>
          </w:tcPr>
          <w:p w14:paraId="73064F0D" w14:textId="77777777" w:rsidR="00F42727" w:rsidRDefault="00F42727">
            <w:pPr>
              <w:snapToGrid w:val="0"/>
            </w:pPr>
            <w:r>
              <w:t>FTP_HOST</w:t>
            </w:r>
          </w:p>
        </w:tc>
        <w:tc>
          <w:tcPr>
            <w:tcW w:w="6540" w:type="dxa"/>
            <w:vMerge w:val="restart"/>
            <w:tcBorders>
              <w:top w:val="single" w:sz="4" w:space="0" w:color="000000"/>
              <w:left w:val="single" w:sz="4" w:space="0" w:color="000000"/>
              <w:bottom w:val="single" w:sz="4" w:space="0" w:color="000000"/>
              <w:right w:val="single" w:sz="4" w:space="0" w:color="000000"/>
            </w:tcBorders>
          </w:tcPr>
          <w:p w14:paraId="5413A46D" w14:textId="77777777" w:rsidR="00F42727" w:rsidRDefault="00F42727">
            <w:pPr>
              <w:snapToGrid w:val="0"/>
            </w:pPr>
            <w:r>
              <w:t>The host name of the computer where the FTP disk is located</w:t>
            </w:r>
          </w:p>
        </w:tc>
      </w:tr>
      <w:tr w:rsidR="00F42727" w14:paraId="16FC9D03" w14:textId="77777777">
        <w:trPr>
          <w:trHeight w:val="276"/>
        </w:trPr>
        <w:tc>
          <w:tcPr>
            <w:tcW w:w="3921" w:type="dxa"/>
            <w:vMerge w:val="restart"/>
            <w:tcBorders>
              <w:top w:val="single" w:sz="4" w:space="0" w:color="000000"/>
              <w:left w:val="single" w:sz="4" w:space="0" w:color="000000"/>
              <w:bottom w:val="single" w:sz="4" w:space="0" w:color="000000"/>
            </w:tcBorders>
          </w:tcPr>
          <w:p w14:paraId="2A176704" w14:textId="77777777" w:rsidR="00F42727" w:rsidRDefault="00F42727">
            <w:pPr>
              <w:snapToGrid w:val="0"/>
            </w:pPr>
            <w:r>
              <w:t>URL_PREFIX</w:t>
            </w:r>
          </w:p>
        </w:tc>
        <w:tc>
          <w:tcPr>
            <w:tcW w:w="6540" w:type="dxa"/>
            <w:vMerge w:val="restart"/>
            <w:tcBorders>
              <w:top w:val="single" w:sz="4" w:space="0" w:color="000000"/>
              <w:left w:val="single" w:sz="4" w:space="0" w:color="000000"/>
              <w:bottom w:val="single" w:sz="4" w:space="0" w:color="000000"/>
              <w:right w:val="single" w:sz="4" w:space="0" w:color="000000"/>
            </w:tcBorders>
          </w:tcPr>
          <w:p w14:paraId="5ED7C710" w14:textId="77777777" w:rsidR="00F42727" w:rsidRDefault="00F42727">
            <w:pPr>
              <w:snapToGrid w:val="0"/>
            </w:pPr>
            <w:r>
              <w:t xml:space="preserve">The URL prefix for the FTP site </w:t>
            </w:r>
            <w:proofErr w:type="gramStart"/>
            <w:r>
              <w:t>to</w:t>
            </w:r>
            <w:proofErr w:type="gramEnd"/>
            <w:r>
              <w:t xml:space="preserve"> be prepended to the file names of the output files</w:t>
            </w:r>
          </w:p>
        </w:tc>
      </w:tr>
      <w:tr w:rsidR="00F42727" w14:paraId="591C2AB0" w14:textId="77777777">
        <w:trPr>
          <w:trHeight w:val="276"/>
        </w:trPr>
        <w:tc>
          <w:tcPr>
            <w:tcW w:w="3921" w:type="dxa"/>
            <w:vMerge w:val="restart"/>
            <w:tcBorders>
              <w:top w:val="single" w:sz="4" w:space="0" w:color="000000"/>
              <w:left w:val="single" w:sz="4" w:space="0" w:color="000000"/>
              <w:bottom w:val="single" w:sz="4" w:space="0" w:color="000000"/>
            </w:tcBorders>
          </w:tcPr>
          <w:p w14:paraId="74203AA7" w14:textId="77777777" w:rsidR="00F42727" w:rsidRDefault="00F42727">
            <w:pPr>
              <w:snapToGrid w:val="0"/>
            </w:pPr>
            <w:r>
              <w:t>FTP_DIR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13770C36" w14:textId="77777777" w:rsidR="00F42727" w:rsidRDefault="00F42727">
            <w:pPr>
              <w:snapToGrid w:val="0"/>
            </w:pPr>
            <w:r>
              <w:t>The directory on the FTP_HOST where the files should be located</w:t>
            </w:r>
          </w:p>
        </w:tc>
      </w:tr>
      <w:tr w:rsidR="00F42727" w14:paraId="095BC8CE" w14:textId="77777777">
        <w:trPr>
          <w:trHeight w:val="276"/>
        </w:trPr>
        <w:tc>
          <w:tcPr>
            <w:tcW w:w="3921" w:type="dxa"/>
            <w:vMerge w:val="restart"/>
            <w:tcBorders>
              <w:top w:val="single" w:sz="4" w:space="0" w:color="000000"/>
              <w:left w:val="single" w:sz="4" w:space="0" w:color="000000"/>
              <w:bottom w:val="single" w:sz="4" w:space="0" w:color="000000"/>
            </w:tcBorders>
          </w:tcPr>
          <w:p w14:paraId="289E8F2F" w14:textId="77777777" w:rsidR="00F42727" w:rsidRDefault="00F42727">
            <w:pPr>
              <w:snapToGrid w:val="0"/>
            </w:pPr>
            <w:r>
              <w:t>INGEST_DIR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65E7D178" w14:textId="77777777" w:rsidR="00F42727" w:rsidRDefault="00F42727">
            <w:pPr>
              <w:snapToGrid w:val="0"/>
            </w:pPr>
            <w:r>
              <w:t>The directory where the ingest program for this database keeps its local copy of the current files</w:t>
            </w:r>
          </w:p>
        </w:tc>
      </w:tr>
      <w:tr w:rsidR="00F42727" w14:paraId="42B26101" w14:textId="77777777">
        <w:trPr>
          <w:trHeight w:val="276"/>
        </w:trPr>
        <w:tc>
          <w:tcPr>
            <w:tcW w:w="3921" w:type="dxa"/>
            <w:vMerge w:val="restart"/>
            <w:tcBorders>
              <w:top w:val="single" w:sz="4" w:space="0" w:color="000000"/>
              <w:left w:val="single" w:sz="4" w:space="0" w:color="000000"/>
              <w:bottom w:val="single" w:sz="4" w:space="0" w:color="000000"/>
            </w:tcBorders>
          </w:tcPr>
          <w:p w14:paraId="21334301" w14:textId="77777777" w:rsidR="00F42727" w:rsidRDefault="00F42727">
            <w:pPr>
              <w:snapToGrid w:val="0"/>
            </w:pPr>
            <w:r>
              <w:t>NEW_DATA_DIR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469E51BC" w14:textId="77777777" w:rsidR="00F42727" w:rsidRDefault="00F42727">
            <w:pPr>
              <w:snapToGrid w:val="0"/>
            </w:pPr>
            <w:r>
              <w:t>The directory the ingest program places the new data files in to be added to the system.</w:t>
            </w:r>
          </w:p>
        </w:tc>
      </w:tr>
      <w:tr w:rsidR="00F42727" w14:paraId="79520236" w14:textId="77777777">
        <w:trPr>
          <w:trHeight w:val="276"/>
        </w:trPr>
        <w:tc>
          <w:tcPr>
            <w:tcW w:w="3921" w:type="dxa"/>
            <w:vMerge w:val="restart"/>
            <w:tcBorders>
              <w:top w:val="single" w:sz="4" w:space="0" w:color="000000"/>
              <w:left w:val="single" w:sz="4" w:space="0" w:color="000000"/>
              <w:bottom w:val="single" w:sz="4" w:space="0" w:color="000000"/>
            </w:tcBorders>
          </w:tcPr>
          <w:p w14:paraId="504036AF" w14:textId="77777777" w:rsidR="00F42727" w:rsidRDefault="00F42727">
            <w:pPr>
              <w:snapToGrid w:val="0"/>
            </w:pPr>
            <w:r>
              <w:t>LOG_DIR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4A7EB0D0" w14:textId="77777777" w:rsidR="00F42727" w:rsidRDefault="00F42727">
            <w:pPr>
              <w:snapToGrid w:val="0"/>
            </w:pPr>
            <w:r>
              <w:t xml:space="preserve">The location where log files should be stored.  </w:t>
            </w:r>
            <w:proofErr w:type="gramStart"/>
            <w:r>
              <w:t>Typically</w:t>
            </w:r>
            <w:proofErr w:type="gramEnd"/>
            <w:r>
              <w:t xml:space="preserve"> this will be $GSSC_LOG_DIR/Database</w:t>
            </w:r>
          </w:p>
        </w:tc>
      </w:tr>
      <w:tr w:rsidR="00F42727" w14:paraId="0860F129" w14:textId="77777777">
        <w:trPr>
          <w:trHeight w:val="276"/>
        </w:trPr>
        <w:tc>
          <w:tcPr>
            <w:tcW w:w="3921" w:type="dxa"/>
            <w:vMerge w:val="restart"/>
            <w:tcBorders>
              <w:top w:val="single" w:sz="4" w:space="0" w:color="000000"/>
              <w:left w:val="single" w:sz="4" w:space="0" w:color="000000"/>
              <w:bottom w:val="single" w:sz="4" w:space="0" w:color="000000"/>
            </w:tcBorders>
          </w:tcPr>
          <w:p w14:paraId="5A2BCBF9" w14:textId="77777777" w:rsidR="00F42727" w:rsidRDefault="00F42727">
            <w:pPr>
              <w:snapToGrid w:val="0"/>
            </w:pPr>
            <w:r>
              <w:t>ARCHIVE_DIR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5D3D011F" w14:textId="77777777" w:rsidR="00F42727" w:rsidRDefault="00F42727">
            <w:pPr>
              <w:snapToGrid w:val="0"/>
            </w:pPr>
            <w:r>
              <w:t>The location where the archive copies of the files should be stored.  (Not currently in use)</w:t>
            </w:r>
          </w:p>
        </w:tc>
      </w:tr>
      <w:tr w:rsidR="00F42727" w14:paraId="6C37E115" w14:textId="77777777">
        <w:trPr>
          <w:trHeight w:val="276"/>
        </w:trPr>
        <w:tc>
          <w:tcPr>
            <w:tcW w:w="3921" w:type="dxa"/>
            <w:vMerge w:val="restart"/>
            <w:tcBorders>
              <w:top w:val="single" w:sz="4" w:space="0" w:color="000000"/>
              <w:left w:val="single" w:sz="4" w:space="0" w:color="000000"/>
              <w:bottom w:val="single" w:sz="4" w:space="0" w:color="000000"/>
            </w:tcBorders>
          </w:tcPr>
          <w:p w14:paraId="0A105EC8" w14:textId="77777777" w:rsidR="00F42727" w:rsidRDefault="00F42727">
            <w:pPr>
              <w:snapToGrid w:val="0"/>
            </w:pPr>
            <w:r>
              <w:t>HEAD_DATA_DIR</w:t>
            </w:r>
          </w:p>
        </w:tc>
        <w:tc>
          <w:tcPr>
            <w:tcW w:w="6540" w:type="dxa"/>
            <w:vMerge w:val="restart"/>
            <w:tcBorders>
              <w:top w:val="single" w:sz="4" w:space="0" w:color="000000"/>
              <w:left w:val="single" w:sz="4" w:space="0" w:color="000000"/>
              <w:bottom w:val="single" w:sz="4" w:space="0" w:color="000000"/>
              <w:right w:val="single" w:sz="4" w:space="0" w:color="000000"/>
            </w:tcBorders>
          </w:tcPr>
          <w:p w14:paraId="3110CA91" w14:textId="77777777" w:rsidR="00F42727" w:rsidRDefault="00F42727">
            <w:pPr>
              <w:snapToGrid w:val="0"/>
            </w:pPr>
            <w:r>
              <w:t>The directory where the control node stores its copy of the data.</w:t>
            </w:r>
          </w:p>
        </w:tc>
      </w:tr>
      <w:tr w:rsidR="00F42727" w14:paraId="5B669230" w14:textId="77777777">
        <w:trPr>
          <w:trHeight w:val="276"/>
        </w:trPr>
        <w:tc>
          <w:tcPr>
            <w:tcW w:w="3921" w:type="dxa"/>
            <w:vMerge w:val="restart"/>
            <w:tcBorders>
              <w:left w:val="single" w:sz="4" w:space="0" w:color="000000"/>
              <w:bottom w:val="single" w:sz="4" w:space="0" w:color="000000"/>
            </w:tcBorders>
          </w:tcPr>
          <w:p w14:paraId="36C2DC9D" w14:textId="77777777" w:rsidR="00F42727" w:rsidRDefault="00F42727">
            <w:pPr>
              <w:snapToGrid w:val="0"/>
            </w:pPr>
            <w:r>
              <w:t>SOURCE_DIR</w:t>
            </w:r>
          </w:p>
        </w:tc>
        <w:tc>
          <w:tcPr>
            <w:tcW w:w="6540" w:type="dxa"/>
            <w:vMerge w:val="restart"/>
            <w:tcBorders>
              <w:left w:val="single" w:sz="4" w:space="0" w:color="000000"/>
              <w:bottom w:val="single" w:sz="4" w:space="0" w:color="000000"/>
              <w:right w:val="single" w:sz="4" w:space="0" w:color="000000"/>
            </w:tcBorders>
          </w:tcPr>
          <w:p w14:paraId="6C9641C8" w14:textId="77777777" w:rsidR="00F42727" w:rsidRDefault="00F42727">
            <w:pPr>
              <w:snapToGrid w:val="0"/>
            </w:pPr>
            <w:r>
              <w:t>Location of the input files from the LISOC</w:t>
            </w:r>
          </w:p>
        </w:tc>
      </w:tr>
      <w:tr w:rsidR="00F42727" w14:paraId="538782BE" w14:textId="77777777">
        <w:trPr>
          <w:trHeight w:val="276"/>
        </w:trPr>
        <w:tc>
          <w:tcPr>
            <w:tcW w:w="3921" w:type="dxa"/>
            <w:vMerge w:val="restart"/>
            <w:tcBorders>
              <w:top w:val="single" w:sz="4" w:space="0" w:color="000000"/>
              <w:left w:val="single" w:sz="4" w:space="0" w:color="000000"/>
              <w:bottom w:val="single" w:sz="4" w:space="0" w:color="000000"/>
            </w:tcBorders>
          </w:tcPr>
          <w:p w14:paraId="09031116" w14:textId="77777777" w:rsidR="00F42727" w:rsidRDefault="00F42727">
            <w:pPr>
              <w:snapToGrid w:val="0"/>
            </w:pPr>
            <w:r>
              <w:t>SERVER_PORT</w:t>
            </w:r>
          </w:p>
        </w:tc>
        <w:tc>
          <w:tcPr>
            <w:tcW w:w="6540" w:type="dxa"/>
            <w:vMerge w:val="restart"/>
            <w:tcBorders>
              <w:top w:val="single" w:sz="4" w:space="0" w:color="000000"/>
              <w:left w:val="single" w:sz="4" w:space="0" w:color="000000"/>
              <w:bottom w:val="single" w:sz="4" w:space="0" w:color="000000"/>
              <w:right w:val="single" w:sz="4" w:space="0" w:color="000000"/>
            </w:tcBorders>
          </w:tcPr>
          <w:p w14:paraId="55B31DB5" w14:textId="77777777" w:rsidR="00F42727" w:rsidRDefault="00F42727">
            <w:pPr>
              <w:snapToGrid w:val="0"/>
            </w:pPr>
            <w:r>
              <w:t xml:space="preserve">The port number the control node should listen on for </w:t>
            </w:r>
            <w:r>
              <w:lastRenderedPageBreak/>
              <w:t xml:space="preserve">connections from the search nodes, </w:t>
            </w:r>
            <w:proofErr w:type="spellStart"/>
            <w:r>
              <w:t>QueueManager</w:t>
            </w:r>
            <w:proofErr w:type="spellEnd"/>
            <w:r>
              <w:t xml:space="preserve"> and the Ingest program</w:t>
            </w:r>
          </w:p>
        </w:tc>
      </w:tr>
      <w:tr w:rsidR="00F42727" w14:paraId="1FBA28FA" w14:textId="77777777">
        <w:trPr>
          <w:trHeight w:val="276"/>
        </w:trPr>
        <w:tc>
          <w:tcPr>
            <w:tcW w:w="3921" w:type="dxa"/>
            <w:vMerge w:val="restart"/>
            <w:tcBorders>
              <w:top w:val="single" w:sz="4" w:space="0" w:color="000000"/>
              <w:left w:val="single" w:sz="4" w:space="0" w:color="000000"/>
              <w:bottom w:val="single" w:sz="4" w:space="0" w:color="000000"/>
            </w:tcBorders>
          </w:tcPr>
          <w:p w14:paraId="10AF92A3" w14:textId="77777777" w:rsidR="00F42727" w:rsidRDefault="00F42727">
            <w:pPr>
              <w:snapToGrid w:val="0"/>
            </w:pPr>
            <w:r>
              <w:t>HTM_LEVEL</w:t>
            </w:r>
          </w:p>
        </w:tc>
        <w:tc>
          <w:tcPr>
            <w:tcW w:w="6540" w:type="dxa"/>
            <w:vMerge w:val="restart"/>
            <w:tcBorders>
              <w:top w:val="single" w:sz="4" w:space="0" w:color="000000"/>
              <w:left w:val="single" w:sz="4" w:space="0" w:color="000000"/>
              <w:bottom w:val="single" w:sz="4" w:space="0" w:color="000000"/>
              <w:right w:val="single" w:sz="4" w:space="0" w:color="000000"/>
            </w:tcBorders>
          </w:tcPr>
          <w:p w14:paraId="3A992200" w14:textId="77777777" w:rsidR="00F42727" w:rsidRDefault="00F42727">
            <w:pPr>
              <w:snapToGrid w:val="0"/>
            </w:pPr>
            <w:r>
              <w:t xml:space="preserve">The HTM level </w:t>
            </w:r>
            <w:proofErr w:type="gramStart"/>
            <w:r>
              <w:t>used</w:t>
            </w:r>
            <w:proofErr w:type="gramEnd"/>
            <w:r>
              <w:t xml:space="preserve"> for </w:t>
            </w:r>
            <w:proofErr w:type="gramStart"/>
            <w:r>
              <w:t>the internal</w:t>
            </w:r>
            <w:proofErr w:type="gramEnd"/>
            <w:r>
              <w:t xml:space="preserve"> data.  The default is level 3.</w:t>
            </w:r>
          </w:p>
        </w:tc>
      </w:tr>
      <w:tr w:rsidR="00F42727" w14:paraId="5D4BC966" w14:textId="77777777">
        <w:trPr>
          <w:trHeight w:val="276"/>
        </w:trPr>
        <w:tc>
          <w:tcPr>
            <w:tcW w:w="3921" w:type="dxa"/>
            <w:vMerge w:val="restart"/>
            <w:tcBorders>
              <w:top w:val="single" w:sz="4" w:space="0" w:color="000000"/>
              <w:left w:val="single" w:sz="4" w:space="0" w:color="000000"/>
              <w:bottom w:val="single" w:sz="4" w:space="0" w:color="000000"/>
            </w:tcBorders>
          </w:tcPr>
          <w:p w14:paraId="43C2C388" w14:textId="77777777" w:rsidR="00F42727" w:rsidRDefault="00F42727">
            <w:pPr>
              <w:snapToGrid w:val="0"/>
            </w:pPr>
            <w:r>
              <w:t>MYSQL_SERVER</w:t>
            </w:r>
          </w:p>
        </w:tc>
        <w:tc>
          <w:tcPr>
            <w:tcW w:w="6540" w:type="dxa"/>
            <w:vMerge w:val="restart"/>
            <w:tcBorders>
              <w:top w:val="single" w:sz="4" w:space="0" w:color="000000"/>
              <w:left w:val="single" w:sz="4" w:space="0" w:color="000000"/>
              <w:bottom w:val="single" w:sz="4" w:space="0" w:color="000000"/>
              <w:right w:val="single" w:sz="4" w:space="0" w:color="000000"/>
            </w:tcBorders>
          </w:tcPr>
          <w:p w14:paraId="21D4018A" w14:textId="77777777" w:rsidR="00F42727" w:rsidRDefault="00F42727">
            <w:pPr>
              <w:snapToGrid w:val="0"/>
            </w:pPr>
            <w:r>
              <w:t xml:space="preserve">The host name of the computer </w:t>
            </w:r>
            <w:proofErr w:type="gramStart"/>
            <w:r>
              <w:t>running</w:t>
            </w:r>
            <w:proofErr w:type="gramEnd"/>
            <w:r>
              <w:t xml:space="preserve"> the MySQL server.</w:t>
            </w:r>
          </w:p>
        </w:tc>
      </w:tr>
      <w:tr w:rsidR="00F42727" w14:paraId="1B12F1D9" w14:textId="77777777">
        <w:trPr>
          <w:trHeight w:val="276"/>
        </w:trPr>
        <w:tc>
          <w:tcPr>
            <w:tcW w:w="3921" w:type="dxa"/>
            <w:vMerge w:val="restart"/>
            <w:tcBorders>
              <w:top w:val="single" w:sz="4" w:space="0" w:color="000000"/>
              <w:left w:val="single" w:sz="4" w:space="0" w:color="000000"/>
              <w:bottom w:val="single" w:sz="4" w:space="0" w:color="000000"/>
            </w:tcBorders>
          </w:tcPr>
          <w:p w14:paraId="3F7A25B9" w14:textId="77777777" w:rsidR="00F42727" w:rsidRDefault="00F42727">
            <w:pPr>
              <w:snapToGrid w:val="0"/>
            </w:pPr>
            <w:r>
              <w:t>MYSQL_PORT</w:t>
            </w:r>
          </w:p>
        </w:tc>
        <w:tc>
          <w:tcPr>
            <w:tcW w:w="6540" w:type="dxa"/>
            <w:vMerge w:val="restart"/>
            <w:tcBorders>
              <w:top w:val="single" w:sz="4" w:space="0" w:color="000000"/>
              <w:left w:val="single" w:sz="4" w:space="0" w:color="000000"/>
              <w:bottom w:val="single" w:sz="4" w:space="0" w:color="000000"/>
              <w:right w:val="single" w:sz="4" w:space="0" w:color="000000"/>
            </w:tcBorders>
          </w:tcPr>
          <w:p w14:paraId="4C05F19D" w14:textId="77777777" w:rsidR="00F42727" w:rsidRDefault="00F42727">
            <w:pPr>
              <w:snapToGrid w:val="0"/>
            </w:pPr>
            <w:r>
              <w:t xml:space="preserve">The port number on the MYSQL_SERVER to connect to.  </w:t>
            </w:r>
            <w:proofErr w:type="gramStart"/>
            <w:r>
              <w:t>Typically</w:t>
            </w:r>
            <w:proofErr w:type="gramEnd"/>
            <w:r>
              <w:t xml:space="preserve"> this will be $GSSC_MYSQL_PORT</w:t>
            </w:r>
          </w:p>
        </w:tc>
      </w:tr>
      <w:tr w:rsidR="00F42727" w14:paraId="65CF7BB8" w14:textId="77777777">
        <w:trPr>
          <w:trHeight w:val="276"/>
        </w:trPr>
        <w:tc>
          <w:tcPr>
            <w:tcW w:w="3921" w:type="dxa"/>
            <w:vMerge w:val="restart"/>
            <w:tcBorders>
              <w:top w:val="single" w:sz="4" w:space="0" w:color="000000"/>
              <w:left w:val="single" w:sz="4" w:space="0" w:color="000000"/>
              <w:bottom w:val="single" w:sz="4" w:space="0" w:color="000000"/>
            </w:tcBorders>
          </w:tcPr>
          <w:p w14:paraId="40D4D531" w14:textId="77777777" w:rsidR="00F42727" w:rsidRDefault="00F42727">
            <w:pPr>
              <w:snapToGrid w:val="0"/>
            </w:pPr>
            <w:r>
              <w:t>MYSQL_DATABASE</w:t>
            </w:r>
          </w:p>
        </w:tc>
        <w:tc>
          <w:tcPr>
            <w:tcW w:w="6540" w:type="dxa"/>
            <w:vMerge w:val="restart"/>
            <w:tcBorders>
              <w:top w:val="single" w:sz="4" w:space="0" w:color="000000"/>
              <w:left w:val="single" w:sz="4" w:space="0" w:color="000000"/>
              <w:bottom w:val="single" w:sz="4" w:space="0" w:color="000000"/>
              <w:right w:val="single" w:sz="4" w:space="0" w:color="000000"/>
            </w:tcBorders>
          </w:tcPr>
          <w:p w14:paraId="40039DF4" w14:textId="77777777" w:rsidR="00F42727" w:rsidRDefault="00F42727">
            <w:pPr>
              <w:snapToGrid w:val="0"/>
            </w:pPr>
            <w:r>
              <w:t>The name of the MySQL database that holds the metadata for the database system</w:t>
            </w:r>
          </w:p>
        </w:tc>
      </w:tr>
      <w:tr w:rsidR="00F42727" w14:paraId="429E0B4F" w14:textId="77777777">
        <w:trPr>
          <w:trHeight w:val="276"/>
        </w:trPr>
        <w:tc>
          <w:tcPr>
            <w:tcW w:w="3921" w:type="dxa"/>
            <w:vMerge w:val="restart"/>
            <w:tcBorders>
              <w:top w:val="single" w:sz="4" w:space="0" w:color="000000"/>
              <w:left w:val="single" w:sz="4" w:space="0" w:color="000000"/>
              <w:bottom w:val="single" w:sz="4" w:space="0" w:color="000000"/>
            </w:tcBorders>
          </w:tcPr>
          <w:p w14:paraId="63CA3921" w14:textId="77777777" w:rsidR="00F42727" w:rsidRDefault="00F42727">
            <w:pPr>
              <w:snapToGrid w:val="0"/>
            </w:pPr>
            <w:r>
              <w:t>DB_TYPE</w:t>
            </w:r>
          </w:p>
        </w:tc>
        <w:tc>
          <w:tcPr>
            <w:tcW w:w="6540" w:type="dxa"/>
            <w:vMerge w:val="restart"/>
            <w:tcBorders>
              <w:top w:val="single" w:sz="4" w:space="0" w:color="000000"/>
              <w:left w:val="single" w:sz="4" w:space="0" w:color="000000"/>
              <w:bottom w:val="single" w:sz="4" w:space="0" w:color="000000"/>
              <w:right w:val="single" w:sz="4" w:space="0" w:color="000000"/>
            </w:tcBorders>
          </w:tcPr>
          <w:p w14:paraId="5FFE876B" w14:textId="77777777" w:rsidR="00F42727" w:rsidRDefault="00F42727">
            <w:pPr>
              <w:snapToGrid w:val="0"/>
            </w:pPr>
            <w:r>
              <w:t>The type of database the software should operate as.  Choices are ‘photon’ or ‘event’</w:t>
            </w:r>
          </w:p>
        </w:tc>
      </w:tr>
      <w:tr w:rsidR="00F42727" w14:paraId="10BAD040" w14:textId="77777777">
        <w:trPr>
          <w:trHeight w:val="276"/>
        </w:trPr>
        <w:tc>
          <w:tcPr>
            <w:tcW w:w="3921" w:type="dxa"/>
            <w:vMerge w:val="restart"/>
            <w:tcBorders>
              <w:top w:val="single" w:sz="4" w:space="0" w:color="000000"/>
              <w:left w:val="single" w:sz="4" w:space="0" w:color="000000"/>
              <w:bottom w:val="single" w:sz="4" w:space="0" w:color="000000"/>
            </w:tcBorders>
          </w:tcPr>
          <w:p w14:paraId="44249DB5" w14:textId="77777777" w:rsidR="00F42727" w:rsidRDefault="00F42727">
            <w:pPr>
              <w:snapToGrid w:val="0"/>
            </w:pPr>
            <w:r>
              <w:t>TIME_BIN_SIZE</w:t>
            </w:r>
          </w:p>
        </w:tc>
        <w:tc>
          <w:tcPr>
            <w:tcW w:w="6540" w:type="dxa"/>
            <w:vMerge w:val="restart"/>
            <w:tcBorders>
              <w:top w:val="single" w:sz="4" w:space="0" w:color="000000"/>
              <w:left w:val="single" w:sz="4" w:space="0" w:color="000000"/>
              <w:bottom w:val="single" w:sz="4" w:space="0" w:color="000000"/>
              <w:right w:val="single" w:sz="4" w:space="0" w:color="000000"/>
            </w:tcBorders>
          </w:tcPr>
          <w:p w14:paraId="4BC2F195" w14:textId="77777777" w:rsidR="00F42727" w:rsidRDefault="00F42727">
            <w:pPr>
              <w:snapToGrid w:val="0"/>
            </w:pPr>
            <w:r>
              <w:t xml:space="preserve">The number of </w:t>
            </w:r>
            <w:del w:id="467" w:author="Tom Stephens" w:date="2011-12-07T14:52:00Z">
              <w:r w:rsidDel="0026140C">
                <w:delText xml:space="preserve">seconds </w:delText>
              </w:r>
            </w:del>
            <w:ins w:id="468" w:author="Tom Stephens" w:date="2011-12-07T14:52:00Z">
              <w:r w:rsidR="0026140C">
                <w:t xml:space="preserve">mission weeks </w:t>
              </w:r>
            </w:ins>
            <w:r>
              <w:t>that the ingest system should allow to accumulate in a HTM pixel data file before creating a new one.</w:t>
            </w:r>
          </w:p>
        </w:tc>
      </w:tr>
      <w:tr w:rsidR="00D03B55" w14:paraId="6EF59C07" w14:textId="77777777">
        <w:trPr>
          <w:trHeight w:val="276"/>
          <w:ins w:id="469" w:author="Tom Stephens" w:date="2011-12-07T15:01:00Z"/>
        </w:trPr>
        <w:tc>
          <w:tcPr>
            <w:tcW w:w="3921" w:type="dxa"/>
            <w:tcBorders>
              <w:top w:val="single" w:sz="4" w:space="0" w:color="000000"/>
              <w:left w:val="single" w:sz="4" w:space="0" w:color="000000"/>
              <w:bottom w:val="single" w:sz="4" w:space="0" w:color="000000"/>
            </w:tcBorders>
          </w:tcPr>
          <w:p w14:paraId="69D3E909" w14:textId="77777777" w:rsidR="00D03B55" w:rsidRDefault="00D03B55">
            <w:pPr>
              <w:snapToGrid w:val="0"/>
              <w:rPr>
                <w:ins w:id="470" w:author="Tom Stephens" w:date="2011-12-07T15:01:00Z"/>
              </w:rPr>
            </w:pPr>
            <w:ins w:id="471" w:author="Tom Stephens" w:date="2011-12-07T15:01:00Z">
              <w:r>
                <w:t>ALLSKY_TIME_BIN_SIZE</w:t>
              </w:r>
            </w:ins>
          </w:p>
        </w:tc>
        <w:tc>
          <w:tcPr>
            <w:tcW w:w="6540" w:type="dxa"/>
            <w:tcBorders>
              <w:top w:val="single" w:sz="4" w:space="0" w:color="000000"/>
              <w:left w:val="single" w:sz="4" w:space="0" w:color="000000"/>
              <w:bottom w:val="single" w:sz="4" w:space="0" w:color="000000"/>
              <w:right w:val="single" w:sz="4" w:space="0" w:color="000000"/>
            </w:tcBorders>
          </w:tcPr>
          <w:p w14:paraId="019FEA8C" w14:textId="77777777" w:rsidR="00D03B55" w:rsidRDefault="00D03B55">
            <w:pPr>
              <w:snapToGrid w:val="0"/>
              <w:rPr>
                <w:ins w:id="472" w:author="Tom Stephens" w:date="2011-12-07T15:01:00Z"/>
              </w:rPr>
            </w:pPr>
            <w:ins w:id="473" w:author="Tom Stephens" w:date="2011-12-07T15:01:00Z">
              <w:r>
                <w:t xml:space="preserve">Number of seconds to include in an </w:t>
              </w:r>
              <w:proofErr w:type="spellStart"/>
              <w:r>
                <w:t>allsky</w:t>
              </w:r>
              <w:proofErr w:type="spellEnd"/>
              <w:r>
                <w:t xml:space="preserve"> file before starting a new one. </w:t>
              </w:r>
            </w:ins>
            <w:ins w:id="474" w:author="Tom Stephens" w:date="2011-12-07T15:02:00Z">
              <w:r>
                <w:t xml:space="preserve"> This parameter is depreciated and ignored as </w:t>
              </w:r>
              <w:proofErr w:type="gramStart"/>
              <w:r>
                <w:t>the all</w:t>
              </w:r>
              <w:proofErr w:type="gramEnd"/>
              <w:r>
                <w:t xml:space="preserve"> sky files now correspond to the mission weeks.</w:t>
              </w:r>
            </w:ins>
          </w:p>
        </w:tc>
      </w:tr>
      <w:tr w:rsidR="00F42727" w14:paraId="55938249" w14:textId="77777777">
        <w:trPr>
          <w:trHeight w:val="276"/>
        </w:trPr>
        <w:tc>
          <w:tcPr>
            <w:tcW w:w="3921" w:type="dxa"/>
            <w:vMerge w:val="restart"/>
            <w:tcBorders>
              <w:top w:val="single" w:sz="4" w:space="0" w:color="000000"/>
              <w:left w:val="single" w:sz="4" w:space="0" w:color="000000"/>
              <w:bottom w:val="single" w:sz="4" w:space="0" w:color="000000"/>
            </w:tcBorders>
          </w:tcPr>
          <w:p w14:paraId="5F6FA7F6" w14:textId="77777777" w:rsidR="00F42727" w:rsidRDefault="00F42727">
            <w:pPr>
              <w:snapToGrid w:val="0"/>
            </w:pPr>
            <w:r>
              <w:t>CONTROL_NODE</w:t>
            </w:r>
          </w:p>
        </w:tc>
        <w:tc>
          <w:tcPr>
            <w:tcW w:w="6540" w:type="dxa"/>
            <w:vMerge w:val="restart"/>
            <w:tcBorders>
              <w:top w:val="single" w:sz="4" w:space="0" w:color="000000"/>
              <w:left w:val="single" w:sz="4" w:space="0" w:color="000000"/>
              <w:bottom w:val="single" w:sz="4" w:space="0" w:color="000000"/>
              <w:right w:val="single" w:sz="4" w:space="0" w:color="000000"/>
            </w:tcBorders>
          </w:tcPr>
          <w:p w14:paraId="598B71A4" w14:textId="77777777" w:rsidR="00F42727" w:rsidRDefault="00F42727">
            <w:pPr>
              <w:snapToGrid w:val="0"/>
            </w:pPr>
            <w:del w:id="475" w:author="Tom Stephens" w:date="2011-12-07T15:01:00Z">
              <w:r w:rsidDel="00D03B55">
                <w:delText>\</w:delText>
              </w:r>
            </w:del>
            <w:r>
              <w:t>Name of machine Control process will run on</w:t>
            </w:r>
          </w:p>
        </w:tc>
      </w:tr>
      <w:tr w:rsidR="00F42727" w14:paraId="7E301CFA" w14:textId="77777777">
        <w:trPr>
          <w:trHeight w:val="276"/>
        </w:trPr>
        <w:tc>
          <w:tcPr>
            <w:tcW w:w="3921" w:type="dxa"/>
            <w:vMerge w:val="restart"/>
            <w:tcBorders>
              <w:left w:val="single" w:sz="4" w:space="0" w:color="000000"/>
              <w:bottom w:val="single" w:sz="4" w:space="0" w:color="000000"/>
            </w:tcBorders>
          </w:tcPr>
          <w:p w14:paraId="16F9FEF7" w14:textId="77777777" w:rsidR="00F42727" w:rsidRDefault="00F42727">
            <w:pPr>
              <w:snapToGrid w:val="0"/>
            </w:pPr>
            <w:r>
              <w:t>DB_USERNAME</w:t>
            </w:r>
          </w:p>
        </w:tc>
        <w:tc>
          <w:tcPr>
            <w:tcW w:w="6540" w:type="dxa"/>
            <w:vMerge w:val="restart"/>
            <w:tcBorders>
              <w:left w:val="single" w:sz="4" w:space="0" w:color="000000"/>
              <w:bottom w:val="single" w:sz="4" w:space="0" w:color="000000"/>
              <w:right w:val="single" w:sz="4" w:space="0" w:color="000000"/>
            </w:tcBorders>
          </w:tcPr>
          <w:p w14:paraId="0FB71869" w14:textId="77777777" w:rsidR="00F42727" w:rsidRDefault="00F42727">
            <w:pPr>
              <w:snapToGrid w:val="0"/>
            </w:pPr>
            <w:r>
              <w:t>Name to connect to MySQL server</w:t>
            </w:r>
          </w:p>
        </w:tc>
      </w:tr>
      <w:tr w:rsidR="00F42727" w14:paraId="33CABCEA" w14:textId="77777777">
        <w:trPr>
          <w:trHeight w:val="276"/>
        </w:trPr>
        <w:tc>
          <w:tcPr>
            <w:tcW w:w="3921" w:type="dxa"/>
            <w:vMerge w:val="restart"/>
            <w:tcBorders>
              <w:left w:val="single" w:sz="4" w:space="0" w:color="000000"/>
              <w:bottom w:val="single" w:sz="4" w:space="0" w:color="000000"/>
            </w:tcBorders>
          </w:tcPr>
          <w:p w14:paraId="16D4A2CD" w14:textId="77777777" w:rsidR="00F42727" w:rsidRDefault="00F42727">
            <w:pPr>
              <w:snapToGrid w:val="0"/>
            </w:pPr>
            <w:r>
              <w:t>DB_PASSWORD</w:t>
            </w:r>
          </w:p>
        </w:tc>
        <w:tc>
          <w:tcPr>
            <w:tcW w:w="6540" w:type="dxa"/>
            <w:vMerge w:val="restart"/>
            <w:tcBorders>
              <w:left w:val="single" w:sz="4" w:space="0" w:color="000000"/>
              <w:bottom w:val="single" w:sz="4" w:space="0" w:color="000000"/>
              <w:right w:val="single" w:sz="4" w:space="0" w:color="000000"/>
            </w:tcBorders>
          </w:tcPr>
          <w:p w14:paraId="76764F3D" w14:textId="77777777" w:rsidR="00F42727" w:rsidRDefault="00F42727">
            <w:pPr>
              <w:snapToGrid w:val="0"/>
            </w:pPr>
            <w:r>
              <w:t>Password for MySQL server</w:t>
            </w:r>
          </w:p>
        </w:tc>
      </w:tr>
      <w:tr w:rsidR="00F42727" w14:paraId="7F5D549E" w14:textId="77777777">
        <w:trPr>
          <w:trHeight w:val="276"/>
        </w:trPr>
        <w:tc>
          <w:tcPr>
            <w:tcW w:w="3921" w:type="dxa"/>
            <w:vMerge w:val="restart"/>
            <w:tcBorders>
              <w:left w:val="single" w:sz="4" w:space="0" w:color="000000"/>
              <w:bottom w:val="single" w:sz="4" w:space="0" w:color="000000"/>
            </w:tcBorders>
          </w:tcPr>
          <w:p w14:paraId="03BE2A43" w14:textId="77777777" w:rsidR="00F42727" w:rsidRDefault="00F42727">
            <w:pPr>
              <w:snapToGrid w:val="0"/>
            </w:pPr>
            <w:r>
              <w:t>PAGE_SYSTEM</w:t>
            </w:r>
          </w:p>
        </w:tc>
        <w:tc>
          <w:tcPr>
            <w:tcW w:w="6540" w:type="dxa"/>
            <w:vMerge w:val="restart"/>
            <w:tcBorders>
              <w:left w:val="single" w:sz="4" w:space="0" w:color="000000"/>
              <w:bottom w:val="single" w:sz="4" w:space="0" w:color="000000"/>
              <w:right w:val="single" w:sz="4" w:space="0" w:color="000000"/>
            </w:tcBorders>
          </w:tcPr>
          <w:p w14:paraId="31680A3B" w14:textId="77777777" w:rsidR="00F42727" w:rsidRDefault="00F42727">
            <w:pPr>
              <w:snapToGrid w:val="0"/>
            </w:pPr>
            <w:r>
              <w:t>Identity for pages (</w:t>
            </w:r>
            <w:proofErr w:type="spellStart"/>
            <w:r>
              <w:t>Data_Server</w:t>
            </w:r>
            <w:proofErr w:type="spellEnd"/>
            <w:r>
              <w:t>)</w:t>
            </w:r>
          </w:p>
        </w:tc>
      </w:tr>
      <w:tr w:rsidR="00F42727" w14:paraId="621E2F9E" w14:textId="77777777">
        <w:trPr>
          <w:trHeight w:val="276"/>
        </w:trPr>
        <w:tc>
          <w:tcPr>
            <w:tcW w:w="3921" w:type="dxa"/>
            <w:vMerge w:val="restart"/>
            <w:tcBorders>
              <w:left w:val="single" w:sz="4" w:space="0" w:color="000000"/>
              <w:bottom w:val="single" w:sz="4" w:space="0" w:color="000000"/>
            </w:tcBorders>
          </w:tcPr>
          <w:p w14:paraId="3A8433C6" w14:textId="77777777" w:rsidR="00F42727" w:rsidRDefault="00F42727">
            <w:pPr>
              <w:snapToGrid w:val="0"/>
            </w:pPr>
            <w:r>
              <w:t>ENABLE_PAGING</w:t>
            </w:r>
          </w:p>
        </w:tc>
        <w:tc>
          <w:tcPr>
            <w:tcW w:w="6540" w:type="dxa"/>
            <w:vMerge w:val="restart"/>
            <w:tcBorders>
              <w:left w:val="single" w:sz="4" w:space="0" w:color="000000"/>
              <w:bottom w:val="single" w:sz="4" w:space="0" w:color="000000"/>
              <w:right w:val="single" w:sz="4" w:space="0" w:color="000000"/>
            </w:tcBorders>
          </w:tcPr>
          <w:p w14:paraId="7CC30EDD" w14:textId="77777777" w:rsidR="00F42727" w:rsidRDefault="00F42727">
            <w:pPr>
              <w:snapToGrid w:val="0"/>
            </w:pPr>
            <w:r>
              <w:t>Should pages be sent in the event of errors.</w:t>
            </w:r>
          </w:p>
        </w:tc>
      </w:tr>
      <w:tr w:rsidR="00F42727" w14:paraId="7EF960A4" w14:textId="77777777" w:rsidTr="00D03B55">
        <w:tblPrEx>
          <w:tblW w:w="0" w:type="auto"/>
          <w:tblInd w:w="-30" w:type="dxa"/>
          <w:tblLayout w:type="fixed"/>
          <w:tblLook w:val="0000" w:firstRow="0" w:lastRow="0" w:firstColumn="0" w:lastColumn="0" w:noHBand="0" w:noVBand="0"/>
          <w:tblPrExChange w:id="476" w:author="Tom Stephens" w:date="2011-12-07T14:53:00Z">
            <w:tblPrEx>
              <w:tblW w:w="0" w:type="auto"/>
              <w:tblInd w:w="-30" w:type="dxa"/>
              <w:tblLayout w:type="fixed"/>
              <w:tblLook w:val="0000" w:firstRow="0" w:lastRow="0" w:firstColumn="0" w:lastColumn="0" w:noHBand="0" w:noVBand="0"/>
            </w:tblPrEx>
          </w:tblPrExChange>
        </w:tblPrEx>
        <w:trPr>
          <w:trHeight w:val="276"/>
          <w:trPrChange w:id="477" w:author="Tom Stephens" w:date="2011-12-07T14:53:00Z">
            <w:trPr>
              <w:gridBefore w:val="1"/>
              <w:trHeight w:val="276"/>
            </w:trPr>
          </w:trPrChange>
        </w:trPr>
        <w:tc>
          <w:tcPr>
            <w:tcW w:w="3921" w:type="dxa"/>
            <w:vMerge w:val="restart"/>
            <w:tcBorders>
              <w:left w:val="single" w:sz="4" w:space="0" w:color="000000"/>
            </w:tcBorders>
            <w:tcPrChange w:id="478" w:author="Tom Stephens" w:date="2011-12-07T14:53:00Z">
              <w:tcPr>
                <w:tcW w:w="3921" w:type="dxa"/>
                <w:gridSpan w:val="2"/>
                <w:vMerge w:val="restart"/>
                <w:tcBorders>
                  <w:left w:val="single" w:sz="4" w:space="0" w:color="000000"/>
                  <w:bottom w:val="single" w:sz="4" w:space="0" w:color="000000"/>
                </w:tcBorders>
              </w:tcPr>
            </w:tcPrChange>
          </w:tcPr>
          <w:p w14:paraId="3B1599A3" w14:textId="77777777" w:rsidR="00F42727" w:rsidRDefault="00F42727">
            <w:pPr>
              <w:snapToGrid w:val="0"/>
            </w:pPr>
            <w:r>
              <w:t>PROC_VER</w:t>
            </w:r>
          </w:p>
        </w:tc>
        <w:tc>
          <w:tcPr>
            <w:tcW w:w="6540" w:type="dxa"/>
            <w:vMerge w:val="restart"/>
            <w:tcBorders>
              <w:left w:val="single" w:sz="4" w:space="0" w:color="000000"/>
              <w:right w:val="single" w:sz="4" w:space="0" w:color="000000"/>
            </w:tcBorders>
            <w:tcPrChange w:id="479" w:author="Tom Stephens" w:date="2011-12-07T14:53:00Z">
              <w:tcPr>
                <w:tcW w:w="6540" w:type="dxa"/>
                <w:gridSpan w:val="2"/>
                <w:vMerge w:val="restart"/>
                <w:tcBorders>
                  <w:left w:val="single" w:sz="4" w:space="0" w:color="000000"/>
                  <w:bottom w:val="single" w:sz="4" w:space="0" w:color="000000"/>
                  <w:right w:val="single" w:sz="4" w:space="0" w:color="000000"/>
                </w:tcBorders>
              </w:tcPr>
            </w:tcPrChange>
          </w:tcPr>
          <w:p w14:paraId="46B3E8DE" w14:textId="77777777" w:rsidR="00F42727" w:rsidRDefault="00F42727">
            <w:pPr>
              <w:snapToGrid w:val="0"/>
            </w:pPr>
            <w:r>
              <w:t xml:space="preserve">Processing version of the dataset.  This should allow multiple, different </w:t>
            </w:r>
            <w:proofErr w:type="gramStart"/>
            <w:r>
              <w:t>datasets</w:t>
            </w:r>
            <w:proofErr w:type="gramEnd"/>
            <w:r>
              <w:t xml:space="preserve"> to be ingested at the same time.</w:t>
            </w:r>
          </w:p>
        </w:tc>
      </w:tr>
      <w:tr w:rsidR="00D03B55" w14:paraId="7CE47439" w14:textId="77777777" w:rsidTr="00D03B55">
        <w:tblPrEx>
          <w:tblW w:w="0" w:type="auto"/>
          <w:tblInd w:w="-30" w:type="dxa"/>
          <w:tblLayout w:type="fixed"/>
          <w:tblLook w:val="0000" w:firstRow="0" w:lastRow="0" w:firstColumn="0" w:lastColumn="0" w:noHBand="0" w:noVBand="0"/>
          <w:tblPrExChange w:id="480" w:author="Tom Stephens" w:date="2011-12-07T14:53:00Z">
            <w:tblPrEx>
              <w:tblW w:w="0" w:type="auto"/>
              <w:tblInd w:w="-30" w:type="dxa"/>
              <w:tblLayout w:type="fixed"/>
              <w:tblLook w:val="0000" w:firstRow="0" w:lastRow="0" w:firstColumn="0" w:lastColumn="0" w:noHBand="0" w:noVBand="0"/>
            </w:tblPrEx>
          </w:tblPrExChange>
        </w:tblPrEx>
        <w:trPr>
          <w:trHeight w:val="276"/>
          <w:ins w:id="481" w:author="Tom Stephens" w:date="2011-12-07T14:53:00Z"/>
          <w:trPrChange w:id="482" w:author="Tom Stephens" w:date="2011-12-07T14:53:00Z">
            <w:trPr>
              <w:gridBefore w:val="1"/>
              <w:trHeight w:val="276"/>
            </w:trPr>
          </w:trPrChange>
        </w:trPr>
        <w:tc>
          <w:tcPr>
            <w:tcW w:w="3921" w:type="dxa"/>
            <w:tcBorders>
              <w:left w:val="single" w:sz="4" w:space="0" w:color="000000"/>
            </w:tcBorders>
            <w:tcPrChange w:id="483" w:author="Tom Stephens" w:date="2011-12-07T14:53:00Z">
              <w:tcPr>
                <w:tcW w:w="3921" w:type="dxa"/>
                <w:gridSpan w:val="2"/>
                <w:tcBorders>
                  <w:left w:val="single" w:sz="4" w:space="0" w:color="000000"/>
                  <w:bottom w:val="single" w:sz="4" w:space="0" w:color="000000"/>
                </w:tcBorders>
              </w:tcPr>
            </w:tcPrChange>
          </w:tcPr>
          <w:p w14:paraId="3FFD652B" w14:textId="77777777" w:rsidR="00D03B55" w:rsidRDefault="00D03B55">
            <w:pPr>
              <w:snapToGrid w:val="0"/>
              <w:rPr>
                <w:ins w:id="484" w:author="Tom Stephens" w:date="2011-12-07T14:53:00Z"/>
              </w:rPr>
            </w:pPr>
            <w:ins w:id="485" w:author="Tom Stephens" w:date="2011-12-07T14:53:00Z">
              <w:r>
                <w:t>BULK</w:t>
              </w:r>
            </w:ins>
            <w:ins w:id="486" w:author="Tom Stephens" w:date="2011-12-07T14:55:00Z">
              <w:r>
                <w:t>_INGEST</w:t>
              </w:r>
            </w:ins>
          </w:p>
        </w:tc>
        <w:tc>
          <w:tcPr>
            <w:tcW w:w="6540" w:type="dxa"/>
            <w:tcBorders>
              <w:left w:val="single" w:sz="4" w:space="0" w:color="000000"/>
              <w:right w:val="single" w:sz="4" w:space="0" w:color="000000"/>
            </w:tcBorders>
            <w:tcPrChange w:id="487" w:author="Tom Stephens" w:date="2011-12-07T14:53:00Z">
              <w:tcPr>
                <w:tcW w:w="6540" w:type="dxa"/>
                <w:gridSpan w:val="2"/>
                <w:tcBorders>
                  <w:left w:val="single" w:sz="4" w:space="0" w:color="000000"/>
                  <w:bottom w:val="single" w:sz="4" w:space="0" w:color="000000"/>
                  <w:right w:val="single" w:sz="4" w:space="0" w:color="000000"/>
                </w:tcBorders>
              </w:tcPr>
            </w:tcPrChange>
          </w:tcPr>
          <w:p w14:paraId="771F0A8B" w14:textId="77777777" w:rsidR="00D03B55" w:rsidRDefault="00D03B55">
            <w:pPr>
              <w:snapToGrid w:val="0"/>
              <w:rPr>
                <w:ins w:id="488" w:author="Tom Stephens" w:date="2011-12-07T14:53:00Z"/>
              </w:rPr>
            </w:pPr>
            <w:ins w:id="489" w:author="Tom Stephens" w:date="2011-12-07T14:57:00Z">
              <w:r>
                <w:t xml:space="preserve">(Optional parameter) </w:t>
              </w:r>
            </w:ins>
            <w:ins w:id="490" w:author="Tom Stephens" w:date="2011-12-07T14:55:00Z">
              <w:r>
                <w:t xml:space="preserve">Flag for </w:t>
              </w:r>
              <w:proofErr w:type="gramStart"/>
              <w:r>
                <w:t>w</w:t>
              </w:r>
            </w:ins>
            <w:ins w:id="491" w:author="Tom Stephens" w:date="2011-12-07T14:56:00Z">
              <w:r>
                <w:t>hether or not</w:t>
              </w:r>
              <w:proofErr w:type="gramEnd"/>
              <w:r>
                <w:t xml:space="preserve"> to use the bulk ingest mode that bypasses checking for the presence of the control process and just does an ingest locally</w:t>
              </w:r>
            </w:ins>
            <w:ins w:id="492" w:author="Tom Stephens" w:date="2011-12-07T14:58:00Z">
              <w:r>
                <w:t>.  Default is false.</w:t>
              </w:r>
            </w:ins>
          </w:p>
        </w:tc>
      </w:tr>
      <w:tr w:rsidR="00D03B55" w14:paraId="6CA1C20E" w14:textId="77777777" w:rsidTr="00D03B55">
        <w:tblPrEx>
          <w:tblW w:w="0" w:type="auto"/>
          <w:tblInd w:w="-30" w:type="dxa"/>
          <w:tblLayout w:type="fixed"/>
          <w:tblLook w:val="0000" w:firstRow="0" w:lastRow="0" w:firstColumn="0" w:lastColumn="0" w:noHBand="0" w:noVBand="0"/>
          <w:tblPrExChange w:id="493" w:author="Tom Stephens" w:date="2011-12-07T14:53:00Z">
            <w:tblPrEx>
              <w:tblW w:w="0" w:type="auto"/>
              <w:tblInd w:w="-30" w:type="dxa"/>
              <w:tblLayout w:type="fixed"/>
              <w:tblLook w:val="0000" w:firstRow="0" w:lastRow="0" w:firstColumn="0" w:lastColumn="0" w:noHBand="0" w:noVBand="0"/>
            </w:tblPrEx>
          </w:tblPrExChange>
        </w:tblPrEx>
        <w:trPr>
          <w:trHeight w:val="276"/>
          <w:ins w:id="494" w:author="Tom Stephens" w:date="2011-12-07T14:53:00Z"/>
          <w:trPrChange w:id="495" w:author="Tom Stephens" w:date="2011-12-07T14:53:00Z">
            <w:trPr>
              <w:gridBefore w:val="1"/>
              <w:trHeight w:val="276"/>
            </w:trPr>
          </w:trPrChange>
        </w:trPr>
        <w:tc>
          <w:tcPr>
            <w:tcW w:w="3921" w:type="dxa"/>
            <w:tcBorders>
              <w:left w:val="single" w:sz="4" w:space="0" w:color="000000"/>
            </w:tcBorders>
            <w:tcPrChange w:id="496" w:author="Tom Stephens" w:date="2011-12-07T14:53:00Z">
              <w:tcPr>
                <w:tcW w:w="3921" w:type="dxa"/>
                <w:gridSpan w:val="2"/>
                <w:tcBorders>
                  <w:left w:val="single" w:sz="4" w:space="0" w:color="000000"/>
                  <w:bottom w:val="single" w:sz="4" w:space="0" w:color="000000"/>
                </w:tcBorders>
              </w:tcPr>
            </w:tcPrChange>
          </w:tcPr>
          <w:p w14:paraId="634BA71D" w14:textId="77777777" w:rsidR="00D03B55" w:rsidRDefault="00D03B55">
            <w:pPr>
              <w:snapToGrid w:val="0"/>
              <w:rPr>
                <w:ins w:id="497" w:author="Tom Stephens" w:date="2011-12-07T14:53:00Z"/>
              </w:rPr>
            </w:pPr>
            <w:ins w:id="498" w:author="Tom Stephens" w:date="2011-12-07T14:55:00Z">
              <w:r>
                <w:t>PAGING_PASSWORD</w:t>
              </w:r>
            </w:ins>
          </w:p>
        </w:tc>
        <w:tc>
          <w:tcPr>
            <w:tcW w:w="6540" w:type="dxa"/>
            <w:tcBorders>
              <w:left w:val="single" w:sz="4" w:space="0" w:color="000000"/>
              <w:right w:val="single" w:sz="4" w:space="0" w:color="000000"/>
            </w:tcBorders>
            <w:tcPrChange w:id="499" w:author="Tom Stephens" w:date="2011-12-07T14:53:00Z">
              <w:tcPr>
                <w:tcW w:w="6540" w:type="dxa"/>
                <w:gridSpan w:val="2"/>
                <w:tcBorders>
                  <w:left w:val="single" w:sz="4" w:space="0" w:color="000000"/>
                  <w:bottom w:val="single" w:sz="4" w:space="0" w:color="000000"/>
                  <w:right w:val="single" w:sz="4" w:space="0" w:color="000000"/>
                </w:tcBorders>
              </w:tcPr>
            </w:tcPrChange>
          </w:tcPr>
          <w:p w14:paraId="6856FFD7" w14:textId="77777777" w:rsidR="00D03B55" w:rsidRDefault="00D03B55">
            <w:pPr>
              <w:snapToGrid w:val="0"/>
              <w:rPr>
                <w:ins w:id="500" w:author="Tom Stephens" w:date="2011-12-07T14:53:00Z"/>
              </w:rPr>
            </w:pPr>
            <w:ins w:id="501" w:author="Tom Stephens" w:date="2011-12-07T14:56:00Z">
              <w:r>
                <w:t>Password for the paging system to connect to the MySQL database</w:t>
              </w:r>
            </w:ins>
          </w:p>
        </w:tc>
      </w:tr>
      <w:tr w:rsidR="00D03B55" w14:paraId="075687AF" w14:textId="77777777">
        <w:trPr>
          <w:trHeight w:val="276"/>
          <w:ins w:id="502" w:author="Tom Stephens" w:date="2011-12-07T14:53:00Z"/>
        </w:trPr>
        <w:tc>
          <w:tcPr>
            <w:tcW w:w="3921" w:type="dxa"/>
            <w:tcBorders>
              <w:left w:val="single" w:sz="4" w:space="0" w:color="000000"/>
              <w:bottom w:val="single" w:sz="4" w:space="0" w:color="000000"/>
            </w:tcBorders>
          </w:tcPr>
          <w:p w14:paraId="149E82F5" w14:textId="77777777" w:rsidR="00D03B55" w:rsidRDefault="00D03B55">
            <w:pPr>
              <w:snapToGrid w:val="0"/>
              <w:rPr>
                <w:ins w:id="503" w:author="Tom Stephens" w:date="2011-12-07T14:53:00Z"/>
              </w:rPr>
            </w:pPr>
            <w:ins w:id="504" w:author="Tom Stephens" w:date="2011-12-07T14:55:00Z">
              <w:r>
                <w:t>MIN_INT_PER_NODE</w:t>
              </w:r>
            </w:ins>
          </w:p>
        </w:tc>
        <w:tc>
          <w:tcPr>
            <w:tcW w:w="6540" w:type="dxa"/>
            <w:tcBorders>
              <w:left w:val="single" w:sz="4" w:space="0" w:color="000000"/>
              <w:bottom w:val="single" w:sz="4" w:space="0" w:color="000000"/>
              <w:right w:val="single" w:sz="4" w:space="0" w:color="000000"/>
            </w:tcBorders>
          </w:tcPr>
          <w:p w14:paraId="2012ABD3" w14:textId="77777777" w:rsidR="00D03B55" w:rsidRDefault="00D03B55">
            <w:pPr>
              <w:snapToGrid w:val="0"/>
              <w:rPr>
                <w:ins w:id="505" w:author="Tom Stephens" w:date="2011-12-07T14:53:00Z"/>
              </w:rPr>
            </w:pPr>
            <w:ins w:id="506" w:author="Tom Stephens" w:date="2011-12-07T14:57:00Z">
              <w:r>
                <w:t xml:space="preserve">(Optional parameter) </w:t>
              </w:r>
            </w:ins>
            <w:ins w:id="507" w:author="Tom Stephens" w:date="2011-12-07T14:56:00Z">
              <w:r>
                <w:t>Minimum number of time intervals</w:t>
              </w:r>
            </w:ins>
            <w:ins w:id="508" w:author="Tom Stephens" w:date="2011-12-07T14:57:00Z">
              <w:r>
                <w:t xml:space="preserve"> to send to a search node.  The default if not included is two (4 months of data)</w:t>
              </w:r>
            </w:ins>
            <w:ins w:id="509" w:author="Tom Stephens" w:date="2011-12-07T14:58:00Z">
              <w:r>
                <w:t>.</w:t>
              </w:r>
            </w:ins>
          </w:p>
        </w:tc>
      </w:tr>
    </w:tbl>
    <w:p w14:paraId="1DA009BC" w14:textId="77777777" w:rsidR="00F42727" w:rsidRDefault="00F42727"/>
    <w:p w14:paraId="1FA23DE0" w14:textId="77777777" w:rsidR="00F42727" w:rsidRPr="00D03B55" w:rsidRDefault="00F42727">
      <w:pPr>
        <w:rPr>
          <w:rFonts w:ascii="Courier New" w:hAnsi="Courier New" w:cs="Courier New"/>
          <w:rPrChange w:id="510" w:author="Tom Stephens" w:date="2011-12-07T15:00:00Z">
            <w:rPr/>
          </w:rPrChange>
        </w:rPr>
      </w:pPr>
      <w:r w:rsidRPr="00D03B55">
        <w:rPr>
          <w:rFonts w:ascii="Courier New" w:hAnsi="Courier New" w:cs="Courier New"/>
          <w:rPrChange w:id="511" w:author="Tom Stephens" w:date="2011-12-07T15:00:00Z">
            <w:rPr/>
          </w:rPrChange>
        </w:rPr>
        <w:t>A sample photon database configuration file would look like this:</w:t>
      </w:r>
    </w:p>
    <w:p w14:paraId="2E2C8647" w14:textId="77777777" w:rsidR="00F42727" w:rsidRPr="00D03B55" w:rsidRDefault="00F42727">
      <w:pPr>
        <w:rPr>
          <w:rFonts w:ascii="Courier New" w:hAnsi="Courier New" w:cs="Courier New"/>
          <w:rPrChange w:id="512" w:author="Tom Stephens" w:date="2011-12-07T15:00:00Z">
            <w:rPr/>
          </w:rPrChange>
        </w:rPr>
      </w:pPr>
    </w:p>
    <w:p w14:paraId="7D282BB4" w14:textId="77777777" w:rsidR="00F42727" w:rsidRPr="00D03B55" w:rsidRDefault="00F42727">
      <w:pPr>
        <w:pStyle w:val="PlainText"/>
      </w:pPr>
      <w:r w:rsidRPr="00D03B55">
        <w:t>############################</w:t>
      </w:r>
    </w:p>
    <w:p w14:paraId="09219766" w14:textId="77777777" w:rsidR="00F42727" w:rsidRPr="00D03B55" w:rsidRDefault="00F42727">
      <w:pPr>
        <w:pStyle w:val="PlainText"/>
      </w:pPr>
      <w:r w:rsidRPr="00D03B55">
        <w:t>#  Sample configuration file</w:t>
      </w:r>
    </w:p>
    <w:p w14:paraId="68B9D308" w14:textId="77777777" w:rsidR="00F42727" w:rsidRPr="00D03B55" w:rsidRDefault="00F42727">
      <w:pPr>
        <w:pStyle w:val="PlainText"/>
      </w:pPr>
      <w:r w:rsidRPr="00D03B55">
        <w:t xml:space="preserve">#  These are the settings used when </w:t>
      </w:r>
      <w:proofErr w:type="gramStart"/>
      <w:r w:rsidRPr="00D03B55">
        <w:t xml:space="preserve">testing on </w:t>
      </w:r>
      <w:proofErr w:type="spellStart"/>
      <w:r w:rsidRPr="00D03B55">
        <w:t>hygd</w:t>
      </w:r>
      <w:proofErr w:type="spellEnd"/>
      <w:proofErr w:type="gramEnd"/>
      <w:r w:rsidRPr="00D03B55">
        <w:t>.</w:t>
      </w:r>
    </w:p>
    <w:p w14:paraId="3BE1D5D7" w14:textId="77777777" w:rsidR="00F42727" w:rsidRPr="00D03B55" w:rsidRDefault="00F42727">
      <w:pPr>
        <w:pStyle w:val="PlainText"/>
      </w:pPr>
      <w:r w:rsidRPr="00D03B55">
        <w:t xml:space="preserve">#  Any line that begins with </w:t>
      </w:r>
      <w:proofErr w:type="gramStart"/>
      <w:r w:rsidRPr="00D03B55">
        <w:t>a '#'</w:t>
      </w:r>
      <w:proofErr w:type="gramEnd"/>
      <w:r w:rsidRPr="00D03B55">
        <w:t xml:space="preserve"> character is a comment and is ignored.</w:t>
      </w:r>
    </w:p>
    <w:p w14:paraId="61D55D37" w14:textId="77777777" w:rsidR="00F42727" w:rsidRPr="00D03B55" w:rsidRDefault="00F42727">
      <w:pPr>
        <w:pStyle w:val="PlainText"/>
      </w:pPr>
      <w:r w:rsidRPr="00D03B55">
        <w:t>#  Edit the second column to reflect your specific site configuration.</w:t>
      </w:r>
    </w:p>
    <w:p w14:paraId="5165E517" w14:textId="77777777" w:rsidR="00F42727" w:rsidRPr="00D03B55" w:rsidRDefault="00F42727">
      <w:pPr>
        <w:pStyle w:val="PlainText"/>
      </w:pPr>
      <w:r w:rsidRPr="00D03B55">
        <w:t>#  The order of the keywords does not matter but spelling does.</w:t>
      </w:r>
    </w:p>
    <w:p w14:paraId="4D128297" w14:textId="77777777" w:rsidR="00F42727" w:rsidRPr="00D03B55" w:rsidRDefault="00F42727">
      <w:pPr>
        <w:pStyle w:val="PlainText"/>
      </w:pPr>
      <w:r w:rsidRPr="00D03B55">
        <w:t>############################</w:t>
      </w:r>
    </w:p>
    <w:p w14:paraId="5A28AF86" w14:textId="77777777" w:rsidR="00F42727" w:rsidRPr="00D03B55" w:rsidDel="00D03B55" w:rsidRDefault="00F42727">
      <w:pPr>
        <w:pStyle w:val="PlainText"/>
        <w:rPr>
          <w:del w:id="513" w:author="Tom Stephens" w:date="2011-12-07T14:58:00Z"/>
        </w:rPr>
      </w:pPr>
    </w:p>
    <w:p w14:paraId="65E28B42" w14:textId="77777777" w:rsidR="00F42727" w:rsidRPr="00D03B55" w:rsidRDefault="00F42727">
      <w:pPr>
        <w:rPr>
          <w:rFonts w:ascii="Courier New" w:hAnsi="Courier New" w:cs="Courier New"/>
          <w:rPrChange w:id="514" w:author="Tom Stephens" w:date="2011-12-07T15:00:00Z">
            <w:rPr/>
          </w:rPrChange>
        </w:rPr>
      </w:pPr>
      <w:r w:rsidRPr="00D03B55">
        <w:rPr>
          <w:rFonts w:ascii="Courier New" w:hAnsi="Courier New" w:cs="Courier New"/>
          <w:rPrChange w:id="515" w:author="Tom Stephens" w:date="2011-12-07T15:00:00Z">
            <w:rPr/>
          </w:rPrChange>
        </w:rPr>
        <w:t>HOME_DIR        /data/nodes/Pass6/data</w:t>
      </w:r>
    </w:p>
    <w:p w14:paraId="3F054C2D" w14:textId="77777777" w:rsidR="00F42727" w:rsidRPr="00D03B55" w:rsidDel="00D03B55" w:rsidRDefault="00F42727">
      <w:pPr>
        <w:rPr>
          <w:del w:id="516" w:author="Tom Stephens" w:date="2011-12-07T14:58:00Z"/>
          <w:rFonts w:ascii="Courier New" w:hAnsi="Courier New" w:cs="Courier New"/>
          <w:rPrChange w:id="517" w:author="Tom Stephens" w:date="2011-12-07T15:00:00Z">
            <w:rPr>
              <w:del w:id="518" w:author="Tom Stephens" w:date="2011-12-07T14:58:00Z"/>
            </w:rPr>
          </w:rPrChange>
        </w:rPr>
      </w:pPr>
    </w:p>
    <w:p w14:paraId="49483516" w14:textId="77777777" w:rsidR="00F42727" w:rsidRPr="00D03B55" w:rsidRDefault="00F42727">
      <w:pPr>
        <w:rPr>
          <w:rFonts w:ascii="Courier New" w:hAnsi="Courier New" w:cs="Courier New"/>
          <w:rPrChange w:id="519" w:author="Tom Stephens" w:date="2011-12-07T15:00:00Z">
            <w:rPr/>
          </w:rPrChange>
        </w:rPr>
      </w:pPr>
      <w:r w:rsidRPr="00D03B55">
        <w:rPr>
          <w:rFonts w:ascii="Courier New" w:hAnsi="Courier New" w:cs="Courier New"/>
          <w:rPrChange w:id="520" w:author="Tom Stephens" w:date="2011-12-07T15:00:00Z">
            <w:rPr/>
          </w:rPrChange>
        </w:rPr>
        <w:t>FTP_HOST        localhost</w:t>
      </w:r>
    </w:p>
    <w:p w14:paraId="7229658E" w14:textId="77777777" w:rsidR="00F42727" w:rsidRPr="00D03B55" w:rsidDel="00D03B55" w:rsidRDefault="00F42727">
      <w:pPr>
        <w:rPr>
          <w:del w:id="521" w:author="Tom Stephens" w:date="2011-12-07T14:58:00Z"/>
          <w:rFonts w:ascii="Courier New" w:hAnsi="Courier New" w:cs="Courier New"/>
          <w:rPrChange w:id="522" w:author="Tom Stephens" w:date="2011-12-07T15:00:00Z">
            <w:rPr>
              <w:del w:id="523" w:author="Tom Stephens" w:date="2011-12-07T14:58:00Z"/>
            </w:rPr>
          </w:rPrChange>
        </w:rPr>
      </w:pPr>
    </w:p>
    <w:p w14:paraId="3929ED40" w14:textId="77777777" w:rsidR="00F42727" w:rsidRPr="00D03B55" w:rsidRDefault="00F42727">
      <w:pPr>
        <w:rPr>
          <w:rFonts w:ascii="Courier New" w:hAnsi="Courier New" w:cs="Courier New"/>
          <w:rPrChange w:id="524" w:author="Tom Stephens" w:date="2011-12-07T15:00:00Z">
            <w:rPr/>
          </w:rPrChange>
        </w:rPr>
      </w:pPr>
      <w:r w:rsidRPr="00D03B55">
        <w:rPr>
          <w:rFonts w:ascii="Courier New" w:hAnsi="Courier New" w:cs="Courier New"/>
          <w:rPrChange w:id="525" w:author="Tom Stephens" w:date="2011-12-07T15:00:00Z">
            <w:rPr/>
          </w:rPrChange>
        </w:rPr>
        <w:t>URL_PREFIX      http://fermi.gsfc.nasa.gov/FTP/fermi/data/lat/</w:t>
      </w:r>
    </w:p>
    <w:p w14:paraId="187F830C" w14:textId="77777777" w:rsidR="00F42727" w:rsidRPr="00D03B55" w:rsidDel="00D03B55" w:rsidRDefault="00F42727">
      <w:pPr>
        <w:rPr>
          <w:del w:id="526" w:author="Tom Stephens" w:date="2011-12-07T14:58:00Z"/>
          <w:rFonts w:ascii="Courier New" w:hAnsi="Courier New" w:cs="Courier New"/>
          <w:rPrChange w:id="527" w:author="Tom Stephens" w:date="2011-12-07T15:00:00Z">
            <w:rPr>
              <w:del w:id="528" w:author="Tom Stephens" w:date="2011-12-07T14:58:00Z"/>
            </w:rPr>
          </w:rPrChange>
        </w:rPr>
      </w:pPr>
    </w:p>
    <w:p w14:paraId="6ED3322E" w14:textId="77777777" w:rsidR="00F42727" w:rsidRPr="00D03B55" w:rsidRDefault="00F42727">
      <w:pPr>
        <w:rPr>
          <w:rFonts w:ascii="Courier New" w:hAnsi="Courier New" w:cs="Courier New"/>
          <w:lang w:val="it-IT"/>
          <w:rPrChange w:id="529" w:author="Tom Stephens" w:date="2011-12-07T15:00:00Z">
            <w:rPr/>
          </w:rPrChange>
        </w:rPr>
      </w:pPr>
      <w:r w:rsidRPr="00D03B55">
        <w:rPr>
          <w:rFonts w:ascii="Courier New" w:hAnsi="Courier New" w:cs="Courier New"/>
          <w:lang w:val="it-IT"/>
          <w:rPrChange w:id="530" w:author="Tom Stephens" w:date="2011-12-07T15:00:00Z">
            <w:rPr/>
          </w:rPrChange>
        </w:rPr>
        <w:t>URL_BASE        http://fermi.gsfc.nasa.gov/cgi-bin/ssc/LAT/</w:t>
      </w:r>
    </w:p>
    <w:p w14:paraId="37391236" w14:textId="77777777" w:rsidR="00F42727" w:rsidRPr="00D03B55" w:rsidDel="00D03B55" w:rsidRDefault="00F42727">
      <w:pPr>
        <w:rPr>
          <w:del w:id="531" w:author="Tom Stephens" w:date="2011-12-07T14:58:00Z"/>
          <w:rFonts w:ascii="Courier New" w:hAnsi="Courier New" w:cs="Courier New"/>
          <w:lang w:val="it-IT"/>
          <w:rPrChange w:id="532" w:author="Tom Stephens" w:date="2011-12-07T15:00:00Z">
            <w:rPr>
              <w:del w:id="533" w:author="Tom Stephens" w:date="2011-12-07T14:58:00Z"/>
            </w:rPr>
          </w:rPrChange>
        </w:rPr>
      </w:pPr>
    </w:p>
    <w:p w14:paraId="237C7311" w14:textId="77777777" w:rsidR="00F42727" w:rsidRPr="00D03B55" w:rsidRDefault="00F42727">
      <w:pPr>
        <w:rPr>
          <w:rFonts w:ascii="Courier New" w:hAnsi="Courier New" w:cs="Courier New"/>
          <w:rPrChange w:id="534" w:author="Tom Stephens" w:date="2011-12-07T15:00:00Z">
            <w:rPr/>
          </w:rPrChange>
        </w:rPr>
      </w:pPr>
      <w:r w:rsidRPr="00D03B55">
        <w:rPr>
          <w:rFonts w:ascii="Courier New" w:hAnsi="Courier New" w:cs="Courier New"/>
          <w:rPrChange w:id="535" w:author="Tom Stephens" w:date="2011-12-07T15:00:00Z">
            <w:rPr/>
          </w:rPrChange>
        </w:rPr>
        <w:t>FTP_DIR         /data/</w:t>
      </w:r>
      <w:proofErr w:type="spellStart"/>
      <w:r w:rsidRPr="00D03B55">
        <w:rPr>
          <w:rFonts w:ascii="Courier New" w:hAnsi="Courier New" w:cs="Courier New"/>
          <w:rPrChange w:id="536" w:author="Tom Stephens" w:date="2011-12-07T15:00:00Z">
            <w:rPr/>
          </w:rPrChange>
        </w:rPr>
        <w:t>glaser</w:t>
      </w:r>
      <w:proofErr w:type="spellEnd"/>
      <w:r w:rsidRPr="00D03B55">
        <w:rPr>
          <w:rFonts w:ascii="Courier New" w:hAnsi="Courier New" w:cs="Courier New"/>
          <w:rPrChange w:id="537" w:author="Tom Stephens" w:date="2011-12-07T15:00:00Z">
            <w:rPr/>
          </w:rPrChange>
        </w:rPr>
        <w:t>/Pass6/ftp</w:t>
      </w:r>
    </w:p>
    <w:p w14:paraId="785717A8" w14:textId="77777777" w:rsidR="00F42727" w:rsidRPr="00D03B55" w:rsidDel="00D03B55" w:rsidRDefault="00F42727">
      <w:pPr>
        <w:rPr>
          <w:del w:id="538" w:author="Tom Stephens" w:date="2011-12-07T14:58:00Z"/>
          <w:rFonts w:ascii="Courier New" w:hAnsi="Courier New" w:cs="Courier New"/>
          <w:rPrChange w:id="539" w:author="Tom Stephens" w:date="2011-12-07T15:00:00Z">
            <w:rPr>
              <w:del w:id="540" w:author="Tom Stephens" w:date="2011-12-07T14:58:00Z"/>
            </w:rPr>
          </w:rPrChange>
        </w:rPr>
      </w:pPr>
    </w:p>
    <w:p w14:paraId="403388FC" w14:textId="77777777" w:rsidR="00F42727" w:rsidRPr="00D03B55" w:rsidRDefault="00F42727">
      <w:pPr>
        <w:rPr>
          <w:rFonts w:ascii="Courier New" w:hAnsi="Courier New" w:cs="Courier New"/>
          <w:rPrChange w:id="541" w:author="Tom Stephens" w:date="2011-12-07T15:00:00Z">
            <w:rPr/>
          </w:rPrChange>
        </w:rPr>
      </w:pPr>
      <w:r w:rsidRPr="00D03B55">
        <w:rPr>
          <w:rFonts w:ascii="Courier New" w:hAnsi="Courier New" w:cs="Courier New"/>
          <w:rPrChange w:id="542" w:author="Tom Stephens" w:date="2011-12-07T15:00:00Z">
            <w:rPr/>
          </w:rPrChange>
        </w:rPr>
        <w:t>FTP_PATH        /FTP/</w:t>
      </w:r>
      <w:proofErr w:type="spellStart"/>
      <w:r w:rsidRPr="00D03B55">
        <w:rPr>
          <w:rFonts w:ascii="Courier New" w:hAnsi="Courier New" w:cs="Courier New"/>
          <w:rPrChange w:id="543" w:author="Tom Stephens" w:date="2011-12-07T15:00:00Z">
            <w:rPr/>
          </w:rPrChange>
        </w:rPr>
        <w:t>glast</w:t>
      </w:r>
      <w:proofErr w:type="spellEnd"/>
      <w:r w:rsidRPr="00D03B55">
        <w:rPr>
          <w:rFonts w:ascii="Courier New" w:hAnsi="Courier New" w:cs="Courier New"/>
          <w:rPrChange w:id="544" w:author="Tom Stephens" w:date="2011-12-07T15:00:00Z">
            <w:rPr/>
          </w:rPrChange>
        </w:rPr>
        <w:t>/data/</w:t>
      </w:r>
      <w:proofErr w:type="spellStart"/>
      <w:r w:rsidRPr="00D03B55">
        <w:rPr>
          <w:rFonts w:ascii="Courier New" w:hAnsi="Courier New" w:cs="Courier New"/>
          <w:rPrChange w:id="545" w:author="Tom Stephens" w:date="2011-12-07T15:00:00Z">
            <w:rPr/>
          </w:rPrChange>
        </w:rPr>
        <w:t>lat</w:t>
      </w:r>
      <w:proofErr w:type="spellEnd"/>
    </w:p>
    <w:p w14:paraId="141AF641" w14:textId="77777777" w:rsidR="00F42727" w:rsidRPr="00D03B55" w:rsidDel="00D03B55" w:rsidRDefault="00F42727">
      <w:pPr>
        <w:rPr>
          <w:del w:id="546" w:author="Tom Stephens" w:date="2011-12-07T14:58:00Z"/>
          <w:rFonts w:ascii="Courier New" w:hAnsi="Courier New" w:cs="Courier New"/>
          <w:rPrChange w:id="547" w:author="Tom Stephens" w:date="2011-12-07T15:00:00Z">
            <w:rPr>
              <w:del w:id="548" w:author="Tom Stephens" w:date="2011-12-07T14:58:00Z"/>
            </w:rPr>
          </w:rPrChange>
        </w:rPr>
      </w:pPr>
    </w:p>
    <w:p w14:paraId="6965D2C2" w14:textId="77777777" w:rsidR="00F42727" w:rsidRPr="00D03B55" w:rsidRDefault="00F42727">
      <w:pPr>
        <w:rPr>
          <w:rFonts w:ascii="Courier New" w:hAnsi="Courier New" w:cs="Courier New"/>
          <w:rPrChange w:id="549" w:author="Tom Stephens" w:date="2011-12-07T15:00:00Z">
            <w:rPr/>
          </w:rPrChange>
        </w:rPr>
      </w:pPr>
      <w:r w:rsidRPr="00D03B55">
        <w:rPr>
          <w:rFonts w:ascii="Courier New" w:hAnsi="Courier New" w:cs="Courier New"/>
          <w:rPrChange w:id="550" w:author="Tom Stephens" w:date="2011-12-07T15:00:00Z">
            <w:rPr/>
          </w:rPrChange>
        </w:rPr>
        <w:t>INGEST_DIR      /data/</w:t>
      </w:r>
      <w:proofErr w:type="spellStart"/>
      <w:r w:rsidRPr="00D03B55">
        <w:rPr>
          <w:rFonts w:ascii="Courier New" w:hAnsi="Courier New" w:cs="Courier New"/>
          <w:rPrChange w:id="551" w:author="Tom Stephens" w:date="2011-12-07T15:00:00Z">
            <w:rPr/>
          </w:rPrChange>
        </w:rPr>
        <w:t>glack</w:t>
      </w:r>
      <w:proofErr w:type="spellEnd"/>
      <w:r w:rsidRPr="00D03B55">
        <w:rPr>
          <w:rFonts w:ascii="Courier New" w:hAnsi="Courier New" w:cs="Courier New"/>
          <w:rPrChange w:id="552" w:author="Tom Stephens" w:date="2011-12-07T15:00:00Z">
            <w:rPr/>
          </w:rPrChange>
        </w:rPr>
        <w:t>/Pass6/ingest</w:t>
      </w:r>
    </w:p>
    <w:p w14:paraId="025350B2" w14:textId="77777777" w:rsidR="00F42727" w:rsidRPr="00D03B55" w:rsidDel="00D03B55" w:rsidRDefault="00F42727">
      <w:pPr>
        <w:rPr>
          <w:del w:id="553" w:author="Tom Stephens" w:date="2011-12-07T14:58:00Z"/>
          <w:rFonts w:ascii="Courier New" w:hAnsi="Courier New" w:cs="Courier New"/>
          <w:rPrChange w:id="554" w:author="Tom Stephens" w:date="2011-12-07T15:00:00Z">
            <w:rPr>
              <w:del w:id="555" w:author="Tom Stephens" w:date="2011-12-07T14:58:00Z"/>
            </w:rPr>
          </w:rPrChange>
        </w:rPr>
      </w:pPr>
    </w:p>
    <w:p w14:paraId="514B6593" w14:textId="77777777" w:rsidR="00F42727" w:rsidRPr="00D03B55" w:rsidRDefault="00F42727">
      <w:pPr>
        <w:rPr>
          <w:rFonts w:ascii="Courier New" w:hAnsi="Courier New" w:cs="Courier New"/>
          <w:rPrChange w:id="556" w:author="Tom Stephens" w:date="2011-12-07T15:00:00Z">
            <w:rPr/>
          </w:rPrChange>
        </w:rPr>
      </w:pPr>
      <w:r w:rsidRPr="00D03B55">
        <w:rPr>
          <w:rFonts w:ascii="Courier New" w:hAnsi="Courier New" w:cs="Courier New"/>
          <w:rPrChange w:id="557" w:author="Tom Stephens" w:date="2011-12-07T15:00:00Z">
            <w:rPr/>
          </w:rPrChange>
        </w:rPr>
        <w:t>NEW_DATA_DIR    /data/</w:t>
      </w:r>
      <w:proofErr w:type="spellStart"/>
      <w:r w:rsidRPr="00D03B55">
        <w:rPr>
          <w:rFonts w:ascii="Courier New" w:hAnsi="Courier New" w:cs="Courier New"/>
          <w:rPrChange w:id="558" w:author="Tom Stephens" w:date="2011-12-07T15:00:00Z">
            <w:rPr/>
          </w:rPrChange>
        </w:rPr>
        <w:t>glaser</w:t>
      </w:r>
      <w:proofErr w:type="spellEnd"/>
      <w:r w:rsidRPr="00D03B55">
        <w:rPr>
          <w:rFonts w:ascii="Courier New" w:hAnsi="Courier New" w:cs="Courier New"/>
          <w:rPrChange w:id="559" w:author="Tom Stephens" w:date="2011-12-07T15:00:00Z">
            <w:rPr/>
          </w:rPrChange>
        </w:rPr>
        <w:t>/Pass6/new</w:t>
      </w:r>
    </w:p>
    <w:p w14:paraId="548498FC" w14:textId="77777777" w:rsidR="00F42727" w:rsidRPr="00D03B55" w:rsidDel="00D03B55" w:rsidRDefault="00F42727">
      <w:pPr>
        <w:rPr>
          <w:del w:id="560" w:author="Tom Stephens" w:date="2011-12-07T14:58:00Z"/>
          <w:rFonts w:ascii="Courier New" w:hAnsi="Courier New" w:cs="Courier New"/>
          <w:rPrChange w:id="561" w:author="Tom Stephens" w:date="2011-12-07T15:00:00Z">
            <w:rPr>
              <w:del w:id="562" w:author="Tom Stephens" w:date="2011-12-07T14:58:00Z"/>
            </w:rPr>
          </w:rPrChange>
        </w:rPr>
      </w:pPr>
    </w:p>
    <w:p w14:paraId="7DEDF18E" w14:textId="77777777" w:rsidR="00F42727" w:rsidRPr="00D03B55" w:rsidRDefault="00F42727">
      <w:pPr>
        <w:rPr>
          <w:rFonts w:ascii="Courier New" w:hAnsi="Courier New" w:cs="Courier New"/>
          <w:rPrChange w:id="563" w:author="Tom Stephens" w:date="2011-12-07T15:00:00Z">
            <w:rPr/>
          </w:rPrChange>
        </w:rPr>
      </w:pPr>
      <w:r w:rsidRPr="00D03B55">
        <w:rPr>
          <w:rFonts w:ascii="Courier New" w:hAnsi="Courier New" w:cs="Courier New"/>
          <w:rPrChange w:id="564" w:author="Tom Stephens" w:date="2011-12-07T15:00:00Z">
            <w:rPr/>
          </w:rPrChange>
        </w:rPr>
        <w:t>LOG_DIR         /data/</w:t>
      </w:r>
      <w:proofErr w:type="spellStart"/>
      <w:r w:rsidRPr="00D03B55">
        <w:rPr>
          <w:rFonts w:ascii="Courier New" w:hAnsi="Courier New" w:cs="Courier New"/>
          <w:rPrChange w:id="565" w:author="Tom Stephens" w:date="2011-12-07T15:00:00Z">
            <w:rPr/>
          </w:rPrChange>
        </w:rPr>
        <w:t>glaser</w:t>
      </w:r>
      <w:proofErr w:type="spellEnd"/>
      <w:r w:rsidRPr="00D03B55">
        <w:rPr>
          <w:rFonts w:ascii="Courier New" w:hAnsi="Courier New" w:cs="Courier New"/>
          <w:rPrChange w:id="566" w:author="Tom Stephens" w:date="2011-12-07T15:00:00Z">
            <w:rPr/>
          </w:rPrChange>
        </w:rPr>
        <w:t>/Pass6/log</w:t>
      </w:r>
    </w:p>
    <w:p w14:paraId="2C58D803" w14:textId="77777777" w:rsidR="00F42727" w:rsidRPr="00D03B55" w:rsidDel="00D03B55" w:rsidRDefault="00F42727">
      <w:pPr>
        <w:rPr>
          <w:del w:id="567" w:author="Tom Stephens" w:date="2011-12-07T14:58:00Z"/>
          <w:rFonts w:ascii="Courier New" w:hAnsi="Courier New" w:cs="Courier New"/>
          <w:rPrChange w:id="568" w:author="Tom Stephens" w:date="2011-12-07T15:00:00Z">
            <w:rPr>
              <w:del w:id="569" w:author="Tom Stephens" w:date="2011-12-07T14:58:00Z"/>
            </w:rPr>
          </w:rPrChange>
        </w:rPr>
      </w:pPr>
    </w:p>
    <w:p w14:paraId="6763B5A4" w14:textId="77777777" w:rsidR="00F42727" w:rsidRPr="00D03B55" w:rsidRDefault="00F42727">
      <w:pPr>
        <w:rPr>
          <w:rFonts w:ascii="Courier New" w:hAnsi="Courier New" w:cs="Courier New"/>
          <w:rPrChange w:id="570" w:author="Tom Stephens" w:date="2011-12-07T15:00:00Z">
            <w:rPr/>
          </w:rPrChange>
        </w:rPr>
      </w:pPr>
      <w:r w:rsidRPr="00D03B55">
        <w:rPr>
          <w:rFonts w:ascii="Courier New" w:hAnsi="Courier New" w:cs="Courier New"/>
          <w:rPrChange w:id="571" w:author="Tom Stephens" w:date="2011-12-07T15:00:00Z">
            <w:rPr/>
          </w:rPrChange>
        </w:rPr>
        <w:t>ARCHIVE_DIR     /data/</w:t>
      </w:r>
      <w:proofErr w:type="spellStart"/>
      <w:r w:rsidRPr="00D03B55">
        <w:rPr>
          <w:rFonts w:ascii="Courier New" w:hAnsi="Courier New" w:cs="Courier New"/>
          <w:rPrChange w:id="572" w:author="Tom Stephens" w:date="2011-12-07T15:00:00Z">
            <w:rPr/>
          </w:rPrChange>
        </w:rPr>
        <w:t>glaser</w:t>
      </w:r>
      <w:proofErr w:type="spellEnd"/>
      <w:r w:rsidRPr="00D03B55">
        <w:rPr>
          <w:rFonts w:ascii="Courier New" w:hAnsi="Courier New" w:cs="Courier New"/>
          <w:rPrChange w:id="573" w:author="Tom Stephens" w:date="2011-12-07T15:00:00Z">
            <w:rPr/>
          </w:rPrChange>
        </w:rPr>
        <w:t>/Pass6/archive</w:t>
      </w:r>
    </w:p>
    <w:p w14:paraId="773C4A83" w14:textId="77777777" w:rsidR="00F42727" w:rsidRPr="00D03B55" w:rsidDel="00D03B55" w:rsidRDefault="00F42727">
      <w:pPr>
        <w:rPr>
          <w:del w:id="574" w:author="Tom Stephens" w:date="2011-12-07T14:58:00Z"/>
          <w:rFonts w:ascii="Courier New" w:hAnsi="Courier New" w:cs="Courier New"/>
          <w:rPrChange w:id="575" w:author="Tom Stephens" w:date="2011-12-07T15:00:00Z">
            <w:rPr>
              <w:del w:id="576" w:author="Tom Stephens" w:date="2011-12-07T14:58:00Z"/>
            </w:rPr>
          </w:rPrChange>
        </w:rPr>
      </w:pPr>
    </w:p>
    <w:p w14:paraId="5F03800B" w14:textId="77777777" w:rsidR="00F42727" w:rsidRPr="00D03B55" w:rsidRDefault="00F42727">
      <w:pPr>
        <w:rPr>
          <w:rFonts w:ascii="Courier New" w:hAnsi="Courier New" w:cs="Courier New"/>
          <w:rPrChange w:id="577" w:author="Tom Stephens" w:date="2011-12-07T15:00:00Z">
            <w:rPr/>
          </w:rPrChange>
        </w:rPr>
      </w:pPr>
      <w:r w:rsidRPr="00D03B55">
        <w:rPr>
          <w:rFonts w:ascii="Courier New" w:hAnsi="Courier New" w:cs="Courier New"/>
          <w:rPrChange w:id="578" w:author="Tom Stephens" w:date="2011-12-07T15:00:00Z">
            <w:rPr/>
          </w:rPrChange>
        </w:rPr>
        <w:t>HEAD_DATA_DIR   /data/</w:t>
      </w:r>
      <w:proofErr w:type="spellStart"/>
      <w:r w:rsidRPr="00D03B55">
        <w:rPr>
          <w:rFonts w:ascii="Courier New" w:hAnsi="Courier New" w:cs="Courier New"/>
          <w:rPrChange w:id="579" w:author="Tom Stephens" w:date="2011-12-07T15:00:00Z">
            <w:rPr/>
          </w:rPrChange>
        </w:rPr>
        <w:t>glaser</w:t>
      </w:r>
      <w:proofErr w:type="spellEnd"/>
      <w:r w:rsidRPr="00D03B55">
        <w:rPr>
          <w:rFonts w:ascii="Courier New" w:hAnsi="Courier New" w:cs="Courier New"/>
          <w:rPrChange w:id="580" w:author="Tom Stephens" w:date="2011-12-07T15:00:00Z">
            <w:rPr/>
          </w:rPrChange>
        </w:rPr>
        <w:t>/Pass6/head</w:t>
      </w:r>
    </w:p>
    <w:p w14:paraId="24541AF6" w14:textId="77777777" w:rsidR="00F42727" w:rsidRPr="00D03B55" w:rsidDel="00D03B55" w:rsidRDefault="00F42727">
      <w:pPr>
        <w:rPr>
          <w:del w:id="581" w:author="Tom Stephens" w:date="2011-12-07T14:58:00Z"/>
          <w:rFonts w:ascii="Courier New" w:hAnsi="Courier New" w:cs="Courier New"/>
          <w:rPrChange w:id="582" w:author="Tom Stephens" w:date="2011-12-07T15:00:00Z">
            <w:rPr>
              <w:del w:id="583" w:author="Tom Stephens" w:date="2011-12-07T14:58:00Z"/>
            </w:rPr>
          </w:rPrChange>
        </w:rPr>
      </w:pPr>
    </w:p>
    <w:p w14:paraId="499B1799" w14:textId="77777777" w:rsidR="00F42727" w:rsidRPr="00D03B55" w:rsidRDefault="00F42727">
      <w:pPr>
        <w:rPr>
          <w:rFonts w:ascii="Courier New" w:hAnsi="Courier New" w:cs="Courier New"/>
          <w:rPrChange w:id="584" w:author="Tom Stephens" w:date="2011-12-07T15:00:00Z">
            <w:rPr/>
          </w:rPrChange>
        </w:rPr>
      </w:pPr>
      <w:r w:rsidRPr="00D03B55">
        <w:rPr>
          <w:rFonts w:ascii="Courier New" w:hAnsi="Courier New" w:cs="Courier New"/>
          <w:rPrChange w:id="585" w:author="Tom Stephens" w:date="2011-12-07T15:00:00Z">
            <w:rPr/>
          </w:rPrChange>
        </w:rPr>
        <w:t>SOURCE_DIR      /data/</w:t>
      </w:r>
      <w:proofErr w:type="spellStart"/>
      <w:r w:rsidRPr="00D03B55">
        <w:rPr>
          <w:rFonts w:ascii="Courier New" w:hAnsi="Courier New" w:cs="Courier New"/>
          <w:rPrChange w:id="586" w:author="Tom Stephens" w:date="2011-12-07T15:00:00Z">
            <w:rPr/>
          </w:rPrChange>
        </w:rPr>
        <w:t>lat</w:t>
      </w:r>
      <w:proofErr w:type="spellEnd"/>
      <w:r w:rsidRPr="00D03B55">
        <w:rPr>
          <w:rFonts w:ascii="Courier New" w:hAnsi="Courier New" w:cs="Courier New"/>
          <w:rPrChange w:id="587" w:author="Tom Stephens" w:date="2011-12-07T15:00:00Z">
            <w:rPr/>
          </w:rPrChange>
        </w:rPr>
        <w:t>/</w:t>
      </w:r>
      <w:proofErr w:type="spellStart"/>
      <w:r w:rsidRPr="00D03B55">
        <w:rPr>
          <w:rFonts w:ascii="Courier New" w:hAnsi="Courier New" w:cs="Courier New"/>
          <w:rPrChange w:id="588" w:author="Tom Stephens" w:date="2011-12-07T15:00:00Z">
            <w:rPr/>
          </w:rPrChange>
        </w:rPr>
        <w:t>phsum</w:t>
      </w:r>
      <w:proofErr w:type="spellEnd"/>
    </w:p>
    <w:p w14:paraId="5DE52651" w14:textId="77777777" w:rsidR="00F42727" w:rsidRPr="00D03B55" w:rsidDel="00D03B55" w:rsidRDefault="00F42727">
      <w:pPr>
        <w:rPr>
          <w:del w:id="589" w:author="Tom Stephens" w:date="2011-12-07T14:58:00Z"/>
          <w:rFonts w:ascii="Courier New" w:hAnsi="Courier New" w:cs="Courier New"/>
          <w:rPrChange w:id="590" w:author="Tom Stephens" w:date="2011-12-07T15:00:00Z">
            <w:rPr>
              <w:del w:id="591" w:author="Tom Stephens" w:date="2011-12-07T14:58:00Z"/>
            </w:rPr>
          </w:rPrChange>
        </w:rPr>
      </w:pPr>
    </w:p>
    <w:p w14:paraId="3AFBD42F" w14:textId="77777777" w:rsidR="00F42727" w:rsidRPr="00D03B55" w:rsidRDefault="00F42727">
      <w:pPr>
        <w:rPr>
          <w:rFonts w:ascii="Courier New" w:hAnsi="Courier New" w:cs="Courier New"/>
          <w:rPrChange w:id="592" w:author="Tom Stephens" w:date="2011-12-07T15:00:00Z">
            <w:rPr/>
          </w:rPrChange>
        </w:rPr>
      </w:pPr>
      <w:r w:rsidRPr="00D03B55">
        <w:rPr>
          <w:rFonts w:ascii="Courier New" w:hAnsi="Courier New" w:cs="Courier New"/>
          <w:rPrChange w:id="593" w:author="Tom Stephens" w:date="2011-12-07T15:00:00Z">
            <w:rPr/>
          </w:rPrChange>
        </w:rPr>
        <w:t>SERVER_PORT     45288</w:t>
      </w:r>
    </w:p>
    <w:p w14:paraId="6A07D1FC" w14:textId="77777777" w:rsidR="00F42727" w:rsidRPr="00D03B55" w:rsidDel="00D03B55" w:rsidRDefault="00F42727">
      <w:pPr>
        <w:rPr>
          <w:del w:id="594" w:author="Tom Stephens" w:date="2011-12-07T14:58:00Z"/>
          <w:rFonts w:ascii="Courier New" w:hAnsi="Courier New" w:cs="Courier New"/>
          <w:rPrChange w:id="595" w:author="Tom Stephens" w:date="2011-12-07T15:00:00Z">
            <w:rPr>
              <w:del w:id="596" w:author="Tom Stephens" w:date="2011-12-07T14:58:00Z"/>
            </w:rPr>
          </w:rPrChange>
        </w:rPr>
      </w:pPr>
    </w:p>
    <w:p w14:paraId="490F9241" w14:textId="77777777" w:rsidR="00F42727" w:rsidRPr="00D03B55" w:rsidRDefault="00F42727">
      <w:pPr>
        <w:rPr>
          <w:rFonts w:ascii="Courier New" w:hAnsi="Courier New" w:cs="Courier New"/>
          <w:rPrChange w:id="597" w:author="Tom Stephens" w:date="2011-12-07T15:00:00Z">
            <w:rPr/>
          </w:rPrChange>
        </w:rPr>
      </w:pPr>
      <w:r w:rsidRPr="00D03B55">
        <w:rPr>
          <w:rFonts w:ascii="Courier New" w:hAnsi="Courier New" w:cs="Courier New"/>
          <w:rPrChange w:id="598" w:author="Tom Stephens" w:date="2011-12-07T15:00:00Z">
            <w:rPr/>
          </w:rPrChange>
        </w:rPr>
        <w:t>HTM_LEVEL       3</w:t>
      </w:r>
    </w:p>
    <w:p w14:paraId="756A9C0E" w14:textId="77777777" w:rsidR="00F42727" w:rsidRPr="00D03B55" w:rsidDel="00D03B55" w:rsidRDefault="00F42727">
      <w:pPr>
        <w:rPr>
          <w:del w:id="599" w:author="Tom Stephens" w:date="2011-12-07T14:58:00Z"/>
          <w:rFonts w:ascii="Courier New" w:hAnsi="Courier New" w:cs="Courier New"/>
          <w:rPrChange w:id="600" w:author="Tom Stephens" w:date="2011-12-07T15:00:00Z">
            <w:rPr>
              <w:del w:id="601" w:author="Tom Stephens" w:date="2011-12-07T14:58:00Z"/>
            </w:rPr>
          </w:rPrChange>
        </w:rPr>
      </w:pPr>
    </w:p>
    <w:p w14:paraId="15F1BA20" w14:textId="77777777" w:rsidR="00F42727" w:rsidRPr="00D03B55" w:rsidRDefault="00F42727">
      <w:pPr>
        <w:rPr>
          <w:rFonts w:ascii="Courier New" w:hAnsi="Courier New" w:cs="Courier New"/>
          <w:rPrChange w:id="602" w:author="Tom Stephens" w:date="2011-12-07T15:00:00Z">
            <w:rPr/>
          </w:rPrChange>
        </w:rPr>
      </w:pPr>
      <w:r w:rsidRPr="00D03B55">
        <w:rPr>
          <w:rFonts w:ascii="Courier New" w:hAnsi="Courier New" w:cs="Courier New"/>
          <w:rPrChange w:id="603" w:author="Tom Stephens" w:date="2011-12-07T15:00:00Z">
            <w:rPr/>
          </w:rPrChange>
        </w:rPr>
        <w:t xml:space="preserve">MYSQL_SERVER    </w:t>
      </w:r>
      <w:proofErr w:type="spellStart"/>
      <w:r w:rsidRPr="00D03B55">
        <w:rPr>
          <w:rFonts w:ascii="Courier New" w:hAnsi="Courier New" w:cs="Courier New"/>
          <w:rPrChange w:id="604" w:author="Tom Stephens" w:date="2011-12-07T15:00:00Z">
            <w:rPr/>
          </w:rPrChange>
        </w:rPr>
        <w:t>glastdb</w:t>
      </w:r>
      <w:proofErr w:type="spellEnd"/>
    </w:p>
    <w:p w14:paraId="757E2CF9" w14:textId="77777777" w:rsidR="00F42727" w:rsidRPr="00D03B55" w:rsidDel="00D03B55" w:rsidRDefault="00F42727">
      <w:pPr>
        <w:rPr>
          <w:del w:id="605" w:author="Tom Stephens" w:date="2011-12-07T14:58:00Z"/>
          <w:rFonts w:ascii="Courier New" w:hAnsi="Courier New" w:cs="Courier New"/>
          <w:rPrChange w:id="606" w:author="Tom Stephens" w:date="2011-12-07T15:00:00Z">
            <w:rPr>
              <w:del w:id="607" w:author="Tom Stephens" w:date="2011-12-07T14:58:00Z"/>
            </w:rPr>
          </w:rPrChange>
        </w:rPr>
      </w:pPr>
    </w:p>
    <w:p w14:paraId="04903403" w14:textId="77777777" w:rsidR="00F42727" w:rsidRPr="00D03B55" w:rsidRDefault="00F42727">
      <w:pPr>
        <w:rPr>
          <w:rFonts w:ascii="Courier New" w:hAnsi="Courier New" w:cs="Courier New"/>
          <w:rPrChange w:id="608" w:author="Tom Stephens" w:date="2011-12-07T15:00:00Z">
            <w:rPr/>
          </w:rPrChange>
        </w:rPr>
      </w:pPr>
      <w:r w:rsidRPr="00D03B55">
        <w:rPr>
          <w:rFonts w:ascii="Courier New" w:hAnsi="Courier New" w:cs="Courier New"/>
          <w:rPrChange w:id="609" w:author="Tom Stephens" w:date="2011-12-07T15:00:00Z">
            <w:rPr/>
          </w:rPrChange>
        </w:rPr>
        <w:t>MYSQL_PORT      3307</w:t>
      </w:r>
    </w:p>
    <w:p w14:paraId="2B280BC4" w14:textId="77777777" w:rsidR="00F42727" w:rsidRPr="00D03B55" w:rsidDel="00D03B55" w:rsidRDefault="00F42727">
      <w:pPr>
        <w:rPr>
          <w:del w:id="610" w:author="Tom Stephens" w:date="2011-12-07T14:58:00Z"/>
          <w:rFonts w:ascii="Courier New" w:hAnsi="Courier New" w:cs="Courier New"/>
          <w:rPrChange w:id="611" w:author="Tom Stephens" w:date="2011-12-07T15:00:00Z">
            <w:rPr>
              <w:del w:id="612" w:author="Tom Stephens" w:date="2011-12-07T14:58:00Z"/>
            </w:rPr>
          </w:rPrChange>
        </w:rPr>
      </w:pPr>
    </w:p>
    <w:p w14:paraId="3A582C47" w14:textId="77777777" w:rsidR="00F42727" w:rsidRPr="00D03B55" w:rsidRDefault="00F42727">
      <w:pPr>
        <w:rPr>
          <w:rFonts w:ascii="Courier New" w:hAnsi="Courier New" w:cs="Courier New"/>
          <w:rPrChange w:id="613" w:author="Tom Stephens" w:date="2011-12-07T15:00:00Z">
            <w:rPr/>
          </w:rPrChange>
        </w:rPr>
      </w:pPr>
      <w:r w:rsidRPr="00D03B55">
        <w:rPr>
          <w:rFonts w:ascii="Courier New" w:hAnsi="Courier New" w:cs="Courier New"/>
          <w:rPrChange w:id="614" w:author="Tom Stephens" w:date="2011-12-07T15:00:00Z">
            <w:rPr/>
          </w:rPrChange>
        </w:rPr>
        <w:t>MYSQL_</w:t>
      </w:r>
      <w:proofErr w:type="gramStart"/>
      <w:r w:rsidRPr="00D03B55">
        <w:rPr>
          <w:rFonts w:ascii="Courier New" w:hAnsi="Courier New" w:cs="Courier New"/>
          <w:rPrChange w:id="615" w:author="Tom Stephens" w:date="2011-12-07T15:00:00Z">
            <w:rPr/>
          </w:rPrChange>
        </w:rPr>
        <w:t>DATABASE  SAE</w:t>
      </w:r>
      <w:proofErr w:type="gramEnd"/>
      <w:r w:rsidRPr="00D03B55">
        <w:rPr>
          <w:rFonts w:ascii="Courier New" w:hAnsi="Courier New" w:cs="Courier New"/>
          <w:rPrChange w:id="616" w:author="Tom Stephens" w:date="2011-12-07T15:00:00Z">
            <w:rPr/>
          </w:rPrChange>
        </w:rPr>
        <w:t>_DB_Metadata_P6</w:t>
      </w:r>
    </w:p>
    <w:p w14:paraId="63A783F8" w14:textId="77777777" w:rsidR="00F42727" w:rsidRPr="00D03B55" w:rsidDel="00D03B55" w:rsidRDefault="00F42727">
      <w:pPr>
        <w:rPr>
          <w:del w:id="617" w:author="Tom Stephens" w:date="2011-12-07T14:58:00Z"/>
          <w:rFonts w:ascii="Courier New" w:hAnsi="Courier New" w:cs="Courier New"/>
          <w:rPrChange w:id="618" w:author="Tom Stephens" w:date="2011-12-07T15:00:00Z">
            <w:rPr>
              <w:del w:id="619" w:author="Tom Stephens" w:date="2011-12-07T14:58:00Z"/>
            </w:rPr>
          </w:rPrChange>
        </w:rPr>
      </w:pPr>
    </w:p>
    <w:p w14:paraId="2C7EBBAE" w14:textId="77777777" w:rsidR="00F42727" w:rsidRPr="00D03B55" w:rsidRDefault="00F42727">
      <w:pPr>
        <w:rPr>
          <w:rFonts w:ascii="Courier New" w:hAnsi="Courier New" w:cs="Courier New"/>
          <w:rPrChange w:id="620" w:author="Tom Stephens" w:date="2011-12-07T15:00:00Z">
            <w:rPr/>
          </w:rPrChange>
        </w:rPr>
      </w:pPr>
      <w:r w:rsidRPr="00D03B55">
        <w:rPr>
          <w:rFonts w:ascii="Courier New" w:hAnsi="Courier New" w:cs="Courier New"/>
          <w:rPrChange w:id="621" w:author="Tom Stephens" w:date="2011-12-07T15:00:00Z">
            <w:rPr/>
          </w:rPrChange>
        </w:rPr>
        <w:t>DB_TYPE         photon</w:t>
      </w:r>
    </w:p>
    <w:p w14:paraId="14F2BBFC" w14:textId="77777777" w:rsidR="00F42727" w:rsidRPr="00D03B55" w:rsidDel="00D03B55" w:rsidRDefault="00F42727">
      <w:pPr>
        <w:rPr>
          <w:del w:id="622" w:author="Tom Stephens" w:date="2011-12-07T14:58:00Z"/>
          <w:rFonts w:ascii="Courier New" w:hAnsi="Courier New" w:cs="Courier New"/>
          <w:rPrChange w:id="623" w:author="Tom Stephens" w:date="2011-12-07T15:00:00Z">
            <w:rPr>
              <w:del w:id="624" w:author="Tom Stephens" w:date="2011-12-07T14:58:00Z"/>
            </w:rPr>
          </w:rPrChange>
        </w:rPr>
      </w:pPr>
    </w:p>
    <w:p w14:paraId="3F2267BF" w14:textId="77777777" w:rsidR="00F42727" w:rsidRPr="00D03B55" w:rsidRDefault="00F42727">
      <w:pPr>
        <w:rPr>
          <w:rFonts w:ascii="Courier New" w:hAnsi="Courier New" w:cs="Courier New"/>
          <w:rPrChange w:id="625" w:author="Tom Stephens" w:date="2011-12-07T15:00:00Z">
            <w:rPr/>
          </w:rPrChange>
        </w:rPr>
      </w:pPr>
      <w:r w:rsidRPr="00D03B55">
        <w:rPr>
          <w:rFonts w:ascii="Courier New" w:hAnsi="Courier New" w:cs="Courier New"/>
          <w:rPrChange w:id="626" w:author="Tom Stephens" w:date="2011-12-07T15:00:00Z">
            <w:rPr/>
          </w:rPrChange>
        </w:rPr>
        <w:t xml:space="preserve">TIME_BIN_SIZE   </w:t>
      </w:r>
      <w:del w:id="627" w:author="Tom Stephens" w:date="2011-12-07T15:02:00Z">
        <w:r w:rsidRPr="00D03B55" w:rsidDel="00D03B55">
          <w:rPr>
            <w:rFonts w:ascii="Courier New" w:hAnsi="Courier New" w:cs="Courier New"/>
            <w:rPrChange w:id="628" w:author="Tom Stephens" w:date="2011-12-07T15:00:00Z">
              <w:rPr/>
            </w:rPrChange>
          </w:rPr>
          <w:delText>5184000.0</w:delText>
        </w:r>
      </w:del>
      <w:ins w:id="629" w:author="Tom Stephens" w:date="2011-12-07T15:02:00Z">
        <w:r w:rsidR="00D03B55">
          <w:rPr>
            <w:rFonts w:ascii="Courier New" w:hAnsi="Courier New" w:cs="Courier New"/>
          </w:rPr>
          <w:t>8</w:t>
        </w:r>
      </w:ins>
    </w:p>
    <w:p w14:paraId="25F2E2E1" w14:textId="77777777" w:rsidR="00F42727" w:rsidRPr="00D03B55" w:rsidDel="00D03B55" w:rsidRDefault="00F42727">
      <w:pPr>
        <w:rPr>
          <w:del w:id="630" w:author="Tom Stephens" w:date="2011-12-07T14:58:00Z"/>
          <w:rFonts w:ascii="Courier New" w:hAnsi="Courier New" w:cs="Courier New"/>
          <w:rPrChange w:id="631" w:author="Tom Stephens" w:date="2011-12-07T15:00:00Z">
            <w:rPr>
              <w:del w:id="632" w:author="Tom Stephens" w:date="2011-12-07T14:58:00Z"/>
            </w:rPr>
          </w:rPrChange>
        </w:rPr>
      </w:pPr>
    </w:p>
    <w:p w14:paraId="71F69911" w14:textId="77777777" w:rsidR="00F42727" w:rsidRPr="00D03B55" w:rsidDel="00D03B55" w:rsidRDefault="00F42727">
      <w:pPr>
        <w:rPr>
          <w:del w:id="633" w:author="Tom Stephens" w:date="2011-12-07T15:01:00Z"/>
          <w:rFonts w:ascii="Courier New" w:hAnsi="Courier New" w:cs="Courier New"/>
          <w:rPrChange w:id="634" w:author="Tom Stephens" w:date="2011-12-07T15:00:00Z">
            <w:rPr>
              <w:del w:id="635" w:author="Tom Stephens" w:date="2011-12-07T15:01:00Z"/>
            </w:rPr>
          </w:rPrChange>
        </w:rPr>
      </w:pPr>
      <w:del w:id="636" w:author="Tom Stephens" w:date="2011-12-07T15:01:00Z">
        <w:r w:rsidRPr="00D03B55" w:rsidDel="00D03B55">
          <w:rPr>
            <w:rFonts w:ascii="Courier New" w:hAnsi="Courier New" w:cs="Courier New"/>
            <w:rPrChange w:id="637" w:author="Tom Stephens" w:date="2011-12-07T15:00:00Z">
              <w:rPr/>
            </w:rPrChange>
          </w:rPr>
          <w:delText>ALLSKY_TIME_BIN_SIZE   604800.0</w:delText>
        </w:r>
      </w:del>
    </w:p>
    <w:p w14:paraId="1C5B1E62" w14:textId="77777777" w:rsidR="00F42727" w:rsidRPr="00D03B55" w:rsidDel="00D03B55" w:rsidRDefault="00F42727">
      <w:pPr>
        <w:rPr>
          <w:del w:id="638" w:author="Tom Stephens" w:date="2011-12-07T14:58:00Z"/>
          <w:rFonts w:ascii="Courier New" w:hAnsi="Courier New" w:cs="Courier New"/>
          <w:rPrChange w:id="639" w:author="Tom Stephens" w:date="2011-12-07T15:00:00Z">
            <w:rPr>
              <w:del w:id="640" w:author="Tom Stephens" w:date="2011-12-07T14:58:00Z"/>
            </w:rPr>
          </w:rPrChange>
        </w:rPr>
      </w:pPr>
    </w:p>
    <w:p w14:paraId="6EA95D28" w14:textId="77777777" w:rsidR="00F42727" w:rsidRPr="00D03B55" w:rsidRDefault="00F42727">
      <w:pPr>
        <w:rPr>
          <w:rFonts w:ascii="Courier New" w:hAnsi="Courier New" w:cs="Courier New"/>
          <w:rPrChange w:id="641" w:author="Tom Stephens" w:date="2011-12-07T15:00:00Z">
            <w:rPr/>
          </w:rPrChange>
        </w:rPr>
      </w:pPr>
      <w:r w:rsidRPr="00D03B55">
        <w:rPr>
          <w:rFonts w:ascii="Courier New" w:hAnsi="Courier New" w:cs="Courier New"/>
          <w:rPrChange w:id="642" w:author="Tom Stephens" w:date="2011-12-07T15:00:00Z">
            <w:rPr/>
          </w:rPrChange>
        </w:rPr>
        <w:t xml:space="preserve">CONTROL_NODE    </w:t>
      </w:r>
      <w:proofErr w:type="spellStart"/>
      <w:r w:rsidRPr="00D03B55">
        <w:rPr>
          <w:rFonts w:ascii="Courier New" w:hAnsi="Courier New" w:cs="Courier New"/>
          <w:rPrChange w:id="643" w:author="Tom Stephens" w:date="2011-12-07T15:00:00Z">
            <w:rPr/>
          </w:rPrChange>
        </w:rPr>
        <w:t>glaser</w:t>
      </w:r>
      <w:proofErr w:type="spellEnd"/>
    </w:p>
    <w:p w14:paraId="7267B347" w14:textId="77777777" w:rsidR="00F42727" w:rsidRPr="00D03B55" w:rsidDel="00D03B55" w:rsidRDefault="00F42727">
      <w:pPr>
        <w:rPr>
          <w:del w:id="644" w:author="Tom Stephens" w:date="2011-12-07T14:58:00Z"/>
          <w:rFonts w:ascii="Courier New" w:hAnsi="Courier New" w:cs="Courier New"/>
          <w:rPrChange w:id="645" w:author="Tom Stephens" w:date="2011-12-07T15:00:00Z">
            <w:rPr>
              <w:del w:id="646" w:author="Tom Stephens" w:date="2011-12-07T14:58:00Z"/>
            </w:rPr>
          </w:rPrChange>
        </w:rPr>
      </w:pPr>
    </w:p>
    <w:p w14:paraId="0F558C6E" w14:textId="77777777" w:rsidR="00F42727" w:rsidRPr="00D03B55" w:rsidRDefault="00F42727">
      <w:pPr>
        <w:rPr>
          <w:rFonts w:ascii="Courier New" w:hAnsi="Courier New" w:cs="Courier New"/>
          <w:rPrChange w:id="647" w:author="Tom Stephens" w:date="2011-12-07T15:00:00Z">
            <w:rPr/>
          </w:rPrChange>
        </w:rPr>
      </w:pPr>
      <w:r w:rsidRPr="00D03B55">
        <w:rPr>
          <w:rFonts w:ascii="Courier New" w:hAnsi="Courier New" w:cs="Courier New"/>
          <w:rPrChange w:id="648" w:author="Tom Stephens" w:date="2011-12-07T15:00:00Z">
            <w:rPr/>
          </w:rPrChange>
        </w:rPr>
        <w:t xml:space="preserve">DB_USERNAME     </w:t>
      </w:r>
      <w:proofErr w:type="spellStart"/>
      <w:r w:rsidRPr="00D03B55">
        <w:rPr>
          <w:rFonts w:ascii="Courier New" w:hAnsi="Courier New" w:cs="Courier New"/>
          <w:rPrChange w:id="649" w:author="Tom Stephens" w:date="2011-12-07T15:00:00Z">
            <w:rPr/>
          </w:rPrChange>
        </w:rPr>
        <w:t>gsscops</w:t>
      </w:r>
      <w:proofErr w:type="spellEnd"/>
    </w:p>
    <w:p w14:paraId="5FF8FF26" w14:textId="77777777" w:rsidR="00F42727" w:rsidRPr="00D03B55" w:rsidDel="00D03B55" w:rsidRDefault="00F42727">
      <w:pPr>
        <w:rPr>
          <w:del w:id="650" w:author="Tom Stephens" w:date="2011-12-07T14:58:00Z"/>
          <w:rFonts w:ascii="Courier New" w:hAnsi="Courier New" w:cs="Courier New"/>
          <w:rPrChange w:id="651" w:author="Tom Stephens" w:date="2011-12-07T15:00:00Z">
            <w:rPr>
              <w:del w:id="652" w:author="Tom Stephens" w:date="2011-12-07T14:58:00Z"/>
            </w:rPr>
          </w:rPrChange>
        </w:rPr>
      </w:pPr>
    </w:p>
    <w:p w14:paraId="6E612E91" w14:textId="77777777" w:rsidR="00F42727" w:rsidRPr="00D03B55" w:rsidRDefault="00F42727">
      <w:pPr>
        <w:rPr>
          <w:rFonts w:ascii="Courier New" w:hAnsi="Courier New" w:cs="Courier New"/>
          <w:rPrChange w:id="653" w:author="Tom Stephens" w:date="2011-12-07T15:00:00Z">
            <w:rPr/>
          </w:rPrChange>
        </w:rPr>
      </w:pPr>
      <w:r w:rsidRPr="00D03B55">
        <w:rPr>
          <w:rFonts w:ascii="Courier New" w:hAnsi="Courier New" w:cs="Courier New"/>
          <w:rPrChange w:id="654" w:author="Tom Stephens" w:date="2011-12-07T15:00:00Z">
            <w:rPr/>
          </w:rPrChange>
        </w:rPr>
        <w:t xml:space="preserve">DB_PASSWORD     </w:t>
      </w:r>
      <w:proofErr w:type="spellStart"/>
      <w:r w:rsidRPr="00D03B55">
        <w:rPr>
          <w:rFonts w:ascii="Courier New" w:hAnsi="Courier New" w:cs="Courier New"/>
          <w:rPrChange w:id="655" w:author="Tom Stephens" w:date="2011-12-07T15:00:00Z">
            <w:rPr/>
          </w:rPrChange>
        </w:rPr>
        <w:t>gsscops</w:t>
      </w:r>
      <w:proofErr w:type="spellEnd"/>
    </w:p>
    <w:p w14:paraId="214461BF" w14:textId="77777777" w:rsidR="00F42727" w:rsidRPr="00D03B55" w:rsidDel="00D03B55" w:rsidRDefault="00F42727">
      <w:pPr>
        <w:rPr>
          <w:del w:id="656" w:author="Tom Stephens" w:date="2011-12-07T14:58:00Z"/>
          <w:rFonts w:ascii="Courier New" w:hAnsi="Courier New" w:cs="Courier New"/>
          <w:rPrChange w:id="657" w:author="Tom Stephens" w:date="2011-12-07T15:00:00Z">
            <w:rPr>
              <w:del w:id="658" w:author="Tom Stephens" w:date="2011-12-07T14:58:00Z"/>
            </w:rPr>
          </w:rPrChange>
        </w:rPr>
      </w:pPr>
    </w:p>
    <w:p w14:paraId="5766939C" w14:textId="77777777" w:rsidR="00F42727" w:rsidRPr="00D03B55" w:rsidRDefault="00F42727">
      <w:pPr>
        <w:rPr>
          <w:rFonts w:ascii="Courier New" w:hAnsi="Courier New" w:cs="Courier New"/>
          <w:rPrChange w:id="659" w:author="Tom Stephens" w:date="2011-12-07T15:00:00Z">
            <w:rPr/>
          </w:rPrChange>
        </w:rPr>
      </w:pPr>
      <w:r w:rsidRPr="00D03B55">
        <w:rPr>
          <w:rFonts w:ascii="Courier New" w:hAnsi="Courier New" w:cs="Courier New"/>
          <w:rPrChange w:id="660" w:author="Tom Stephens" w:date="2011-12-07T15:00:00Z">
            <w:rPr/>
          </w:rPrChange>
        </w:rPr>
        <w:t xml:space="preserve">PAGE_SYSTEM     </w:t>
      </w:r>
      <w:proofErr w:type="spellStart"/>
      <w:r w:rsidRPr="00D03B55">
        <w:rPr>
          <w:rFonts w:ascii="Courier New" w:hAnsi="Courier New" w:cs="Courier New"/>
          <w:rPrChange w:id="661" w:author="Tom Stephens" w:date="2011-12-07T15:00:00Z">
            <w:rPr/>
          </w:rPrChange>
        </w:rPr>
        <w:t>Data_Server</w:t>
      </w:r>
      <w:proofErr w:type="spellEnd"/>
    </w:p>
    <w:p w14:paraId="15399C7E" w14:textId="77777777" w:rsidR="00F42727" w:rsidRPr="00D03B55" w:rsidDel="00D03B55" w:rsidRDefault="00F42727">
      <w:pPr>
        <w:rPr>
          <w:del w:id="662" w:author="Tom Stephens" w:date="2011-12-07T14:58:00Z"/>
          <w:rFonts w:ascii="Courier New" w:hAnsi="Courier New" w:cs="Courier New"/>
          <w:rPrChange w:id="663" w:author="Tom Stephens" w:date="2011-12-07T15:00:00Z">
            <w:rPr>
              <w:del w:id="664" w:author="Tom Stephens" w:date="2011-12-07T14:58:00Z"/>
            </w:rPr>
          </w:rPrChange>
        </w:rPr>
      </w:pPr>
    </w:p>
    <w:p w14:paraId="5E3558ED" w14:textId="77777777" w:rsidR="00F42727" w:rsidRPr="00D03B55" w:rsidRDefault="00F42727">
      <w:pPr>
        <w:rPr>
          <w:rFonts w:ascii="Courier New" w:hAnsi="Courier New" w:cs="Courier New"/>
          <w:rPrChange w:id="665" w:author="Tom Stephens" w:date="2011-12-07T15:00:00Z">
            <w:rPr/>
          </w:rPrChange>
        </w:rPr>
      </w:pPr>
      <w:r w:rsidRPr="00D03B55">
        <w:rPr>
          <w:rFonts w:ascii="Courier New" w:hAnsi="Courier New" w:cs="Courier New"/>
          <w:rPrChange w:id="666" w:author="Tom Stephens" w:date="2011-12-07T15:00:00Z">
            <w:rPr/>
          </w:rPrChange>
        </w:rPr>
        <w:t>ENABLE_PAGING   true</w:t>
      </w:r>
    </w:p>
    <w:p w14:paraId="3FA15D0E" w14:textId="77777777" w:rsidR="00F42727" w:rsidRPr="00D03B55" w:rsidDel="00D03B55" w:rsidRDefault="00F42727">
      <w:pPr>
        <w:rPr>
          <w:del w:id="667" w:author="Tom Stephens" w:date="2011-12-07T14:58:00Z"/>
          <w:rFonts w:ascii="Courier New" w:hAnsi="Courier New" w:cs="Courier New"/>
          <w:rPrChange w:id="668" w:author="Tom Stephens" w:date="2011-12-07T15:00:00Z">
            <w:rPr>
              <w:del w:id="669" w:author="Tom Stephens" w:date="2011-12-07T14:58:00Z"/>
            </w:rPr>
          </w:rPrChange>
        </w:rPr>
      </w:pPr>
    </w:p>
    <w:p w14:paraId="2C7BBD93" w14:textId="77777777" w:rsidR="00D03B55" w:rsidRPr="00D03B55" w:rsidRDefault="00F42727" w:rsidP="00D03B55">
      <w:pPr>
        <w:numPr>
          <w:ins w:id="670" w:author="Tom Stephens" w:date="2011-12-07T14:59:00Z"/>
        </w:numPr>
        <w:rPr>
          <w:ins w:id="671" w:author="Tom Stephens" w:date="2011-12-07T14:59:00Z"/>
          <w:rFonts w:ascii="Courier New" w:hAnsi="Courier New" w:cs="Courier New"/>
          <w:rPrChange w:id="672" w:author="Tom Stephens" w:date="2011-12-07T15:00:00Z">
            <w:rPr>
              <w:ins w:id="673" w:author="Tom Stephens" w:date="2011-12-07T14:59:00Z"/>
            </w:rPr>
          </w:rPrChange>
        </w:rPr>
      </w:pPr>
      <w:del w:id="674" w:author="Tom Stephens" w:date="2011-12-07T14:59:00Z">
        <w:r w:rsidRPr="00D03B55" w:rsidDel="00D03B55">
          <w:rPr>
            <w:rFonts w:ascii="Courier New" w:hAnsi="Courier New" w:cs="Courier New"/>
            <w:rPrChange w:id="675" w:author="Tom Stephens" w:date="2011-12-07T15:00:00Z">
              <w:rPr/>
            </w:rPrChange>
          </w:rPr>
          <w:delText>PROC_VER        none</w:delText>
        </w:r>
      </w:del>
      <w:ins w:id="676" w:author="Tom Stephens" w:date="2011-12-07T14:59:00Z">
        <w:r w:rsidR="00D03B55" w:rsidRPr="00D03B55">
          <w:rPr>
            <w:rFonts w:ascii="Courier New" w:hAnsi="Courier New" w:cs="Courier New"/>
            <w:rPrChange w:id="677" w:author="Tom Stephens" w:date="2011-12-07T15:00:00Z">
              <w:rPr/>
            </w:rPrChange>
          </w:rPr>
          <w:t>PROC_VER        120</w:t>
        </w:r>
      </w:ins>
    </w:p>
    <w:p w14:paraId="222481ED" w14:textId="77777777" w:rsidR="00D03B55" w:rsidRPr="00D03B55" w:rsidRDefault="00D03B55" w:rsidP="00D03B55">
      <w:pPr>
        <w:numPr>
          <w:ins w:id="678" w:author="Tom Stephens" w:date="2011-12-07T14:59:00Z"/>
        </w:numPr>
        <w:rPr>
          <w:ins w:id="679" w:author="Tom Stephens" w:date="2011-12-07T14:59:00Z"/>
          <w:rFonts w:ascii="Courier New" w:hAnsi="Courier New" w:cs="Courier New"/>
          <w:rPrChange w:id="680" w:author="Tom Stephens" w:date="2011-12-07T15:00:00Z">
            <w:rPr>
              <w:ins w:id="681" w:author="Tom Stephens" w:date="2011-12-07T14:59:00Z"/>
            </w:rPr>
          </w:rPrChange>
        </w:rPr>
      </w:pPr>
      <w:ins w:id="682" w:author="Tom Stephens" w:date="2011-12-07T14:59:00Z">
        <w:r>
          <w:rPr>
            <w:rFonts w:ascii="Courier New" w:hAnsi="Courier New" w:cs="Courier New"/>
          </w:rPr>
          <w:t>BULK_INGEST</w:t>
        </w:r>
      </w:ins>
      <w:ins w:id="683" w:author="Tom Stephens" w:date="2011-12-07T15:00:00Z">
        <w:r>
          <w:rPr>
            <w:rFonts w:ascii="Courier New" w:hAnsi="Courier New" w:cs="Courier New"/>
          </w:rPr>
          <w:tab/>
          <w:t xml:space="preserve"> </w:t>
        </w:r>
      </w:ins>
      <w:ins w:id="684" w:author="Tom Stephens" w:date="2011-12-07T14:59:00Z">
        <w:r w:rsidRPr="00D03B55">
          <w:rPr>
            <w:rFonts w:ascii="Courier New" w:hAnsi="Courier New" w:cs="Courier New"/>
            <w:rPrChange w:id="685" w:author="Tom Stephens" w:date="2011-12-07T15:00:00Z">
              <w:rPr/>
            </w:rPrChange>
          </w:rPr>
          <w:t>false</w:t>
        </w:r>
      </w:ins>
    </w:p>
    <w:p w14:paraId="6D992C8C" w14:textId="77777777" w:rsidR="00D03B55" w:rsidRPr="00D03B55" w:rsidRDefault="00D03B55" w:rsidP="00D03B55">
      <w:pPr>
        <w:numPr>
          <w:ins w:id="686" w:author="Tom Stephens" w:date="2011-12-07T14:59:00Z"/>
        </w:numPr>
        <w:rPr>
          <w:ins w:id="687" w:author="Tom Stephens" w:date="2011-12-07T14:59:00Z"/>
          <w:rFonts w:ascii="Courier New" w:hAnsi="Courier New" w:cs="Courier New"/>
          <w:rPrChange w:id="688" w:author="Tom Stephens" w:date="2011-12-07T15:00:00Z">
            <w:rPr>
              <w:ins w:id="689" w:author="Tom Stephens" w:date="2011-12-07T14:59:00Z"/>
            </w:rPr>
          </w:rPrChange>
        </w:rPr>
      </w:pPr>
      <w:ins w:id="690" w:author="Tom Stephens" w:date="2011-12-07T14:59:00Z">
        <w:r w:rsidRPr="00D03B55">
          <w:rPr>
            <w:rFonts w:ascii="Courier New" w:hAnsi="Courier New" w:cs="Courier New"/>
            <w:rPrChange w:id="691" w:author="Tom Stephens" w:date="2011-12-07T15:00:00Z">
              <w:rPr/>
            </w:rPrChange>
          </w:rPr>
          <w:t>PAGING_PASSWORD</w:t>
        </w:r>
      </w:ins>
      <w:ins w:id="692" w:author="Tom Stephens" w:date="2011-12-07T15:01:00Z">
        <w:r>
          <w:rPr>
            <w:rFonts w:ascii="Courier New" w:hAnsi="Courier New" w:cs="Courier New"/>
          </w:rPr>
          <w:tab/>
        </w:r>
      </w:ins>
      <w:ins w:id="693" w:author="Tom Stephens" w:date="2011-12-07T15:00:00Z">
        <w:r w:rsidRPr="00D03B55">
          <w:rPr>
            <w:rFonts w:ascii="Courier New" w:hAnsi="Courier New" w:cs="Courier New"/>
            <w:rPrChange w:id="694" w:author="Tom Stephens" w:date="2011-12-07T15:00:00Z">
              <w:rPr/>
            </w:rPrChange>
          </w:rPr>
          <w:t>password</w:t>
        </w:r>
      </w:ins>
    </w:p>
    <w:p w14:paraId="284EF3B1" w14:textId="77777777" w:rsidR="00D03B55" w:rsidRPr="00D03B55" w:rsidRDefault="00D03B55" w:rsidP="00D03B55">
      <w:pPr>
        <w:numPr>
          <w:ins w:id="695" w:author="Tom Stephens" w:date="2011-12-07T14:59:00Z"/>
        </w:numPr>
        <w:rPr>
          <w:rFonts w:ascii="Courier New" w:hAnsi="Courier New" w:cs="Courier New"/>
          <w:rPrChange w:id="696" w:author="Tom Stephens" w:date="2011-12-07T15:00:00Z">
            <w:rPr/>
          </w:rPrChange>
        </w:rPr>
      </w:pPr>
      <w:ins w:id="697" w:author="Tom Stephens" w:date="2011-12-07T14:59:00Z">
        <w:r w:rsidRPr="00D03B55">
          <w:rPr>
            <w:rFonts w:ascii="Courier New" w:hAnsi="Courier New" w:cs="Courier New"/>
            <w:rPrChange w:id="698" w:author="Tom Stephens" w:date="2011-12-07T15:00:00Z">
              <w:rPr/>
            </w:rPrChange>
          </w:rPr>
          <w:t xml:space="preserve">MIN_INT_PER_NODE </w:t>
        </w:r>
      </w:ins>
      <w:ins w:id="699" w:author="Tom Stephens" w:date="2011-12-07T15:00:00Z">
        <w:r w:rsidRPr="00D03B55">
          <w:rPr>
            <w:rFonts w:ascii="Courier New" w:hAnsi="Courier New" w:cs="Courier New"/>
            <w:rPrChange w:id="700" w:author="Tom Stephens" w:date="2011-12-07T15:00:00Z">
              <w:rPr/>
            </w:rPrChange>
          </w:rPr>
          <w:tab/>
        </w:r>
      </w:ins>
      <w:ins w:id="701" w:author="Tom Stephens" w:date="2011-12-07T14:59:00Z">
        <w:r w:rsidRPr="00D03B55">
          <w:rPr>
            <w:rFonts w:ascii="Courier New" w:hAnsi="Courier New" w:cs="Courier New"/>
            <w:rPrChange w:id="702" w:author="Tom Stephens" w:date="2011-12-07T15:00:00Z">
              <w:rPr/>
            </w:rPrChange>
          </w:rPr>
          <w:t>6</w:t>
        </w:r>
      </w:ins>
    </w:p>
    <w:p w14:paraId="77E79873" w14:textId="77777777" w:rsidR="00F42727" w:rsidDel="00D03B55" w:rsidRDefault="00F42727">
      <w:pPr>
        <w:rPr>
          <w:del w:id="703" w:author="Tom Stephens" w:date="2011-12-07T14:58:00Z"/>
        </w:rPr>
      </w:pPr>
    </w:p>
    <w:p w14:paraId="0AD07B1A" w14:textId="77777777" w:rsidR="00F42727" w:rsidRDefault="00F42727">
      <w:pPr>
        <w:pStyle w:val="Heading2"/>
        <w:numPr>
          <w:numberingChange w:id="704" w:author="Tom Stephens" w:date="2011-12-07T12:44:00Z" w:original="%1:4:0:.%2:3:0:"/>
        </w:numPr>
      </w:pPr>
      <w:bookmarkStart w:id="705" w:name="_toc1233"/>
      <w:bookmarkStart w:id="706" w:name="_Ref104258916"/>
      <w:bookmarkEnd w:id="705"/>
      <w:r>
        <w:t>Spacecraft Database Configuration File</w:t>
      </w:r>
      <w:bookmarkEnd w:id="706"/>
    </w:p>
    <w:p w14:paraId="7B0F49B7" w14:textId="77777777" w:rsidR="00F42727" w:rsidRDefault="00F42727"/>
    <w:p w14:paraId="148BF74E" w14:textId="77777777" w:rsidR="00F42727" w:rsidRDefault="00F42727">
      <w:r>
        <w:tab/>
        <w:t>The overall format is very similar to the photon configuration file.  A sample is given below.  All values have the same meaning as in the photon configuration file.</w:t>
      </w:r>
    </w:p>
    <w:p w14:paraId="589B2EB2" w14:textId="77777777" w:rsidR="00F42727" w:rsidRDefault="00F42727"/>
    <w:p w14:paraId="545B47D1" w14:textId="77777777" w:rsidR="00F42727" w:rsidRPr="00D03B55" w:rsidRDefault="00F42727">
      <w:pPr>
        <w:rPr>
          <w:rFonts w:ascii="Courier New" w:hAnsi="Courier New" w:cs="Courier New"/>
          <w:sz w:val="20"/>
          <w:szCs w:val="20"/>
          <w:rPrChange w:id="707" w:author="Tom Stephens" w:date="2011-12-07T15:04:00Z">
            <w:rPr/>
          </w:rPrChange>
        </w:rPr>
      </w:pPr>
      <w:r w:rsidRPr="00D03B55">
        <w:rPr>
          <w:rFonts w:ascii="Courier New" w:hAnsi="Courier New" w:cs="Courier New"/>
          <w:sz w:val="20"/>
          <w:szCs w:val="20"/>
          <w:rPrChange w:id="708" w:author="Tom Stephens" w:date="2011-12-07T15:04:00Z">
            <w:rPr/>
          </w:rPrChange>
        </w:rPr>
        <w:t>############################</w:t>
      </w:r>
    </w:p>
    <w:p w14:paraId="4CDEFF02" w14:textId="77777777" w:rsidR="00F42727" w:rsidRPr="00D03B55" w:rsidDel="00D03B55" w:rsidRDefault="00F42727">
      <w:pPr>
        <w:rPr>
          <w:del w:id="709" w:author="Tom Stephens" w:date="2011-12-07T15:03:00Z"/>
          <w:rFonts w:ascii="Courier New" w:hAnsi="Courier New" w:cs="Courier New"/>
          <w:sz w:val="20"/>
          <w:szCs w:val="20"/>
          <w:rPrChange w:id="710" w:author="Tom Stephens" w:date="2011-12-07T15:04:00Z">
            <w:rPr>
              <w:del w:id="711" w:author="Tom Stephens" w:date="2011-12-07T15:03:00Z"/>
            </w:rPr>
          </w:rPrChange>
        </w:rPr>
      </w:pPr>
    </w:p>
    <w:p w14:paraId="21E9C0A7" w14:textId="77777777" w:rsidR="00F42727" w:rsidRPr="00D03B55" w:rsidRDefault="00F42727">
      <w:pPr>
        <w:rPr>
          <w:rFonts w:ascii="Courier New" w:hAnsi="Courier New" w:cs="Courier New"/>
          <w:sz w:val="20"/>
          <w:szCs w:val="20"/>
          <w:rPrChange w:id="712" w:author="Tom Stephens" w:date="2011-12-07T15:04:00Z">
            <w:rPr/>
          </w:rPrChange>
        </w:rPr>
      </w:pPr>
      <w:r w:rsidRPr="00D03B55">
        <w:rPr>
          <w:rFonts w:ascii="Courier New" w:hAnsi="Courier New" w:cs="Courier New"/>
          <w:sz w:val="20"/>
          <w:szCs w:val="20"/>
          <w:rPrChange w:id="713" w:author="Tom Stephens" w:date="2011-12-07T15:04:00Z">
            <w:rPr/>
          </w:rPrChange>
        </w:rPr>
        <w:t xml:space="preserve">#  $Id: </w:t>
      </w:r>
      <w:proofErr w:type="spellStart"/>
      <w:proofErr w:type="gramStart"/>
      <w:r w:rsidRPr="00D03B55">
        <w:rPr>
          <w:rFonts w:ascii="Courier New" w:hAnsi="Courier New" w:cs="Courier New"/>
          <w:sz w:val="20"/>
          <w:szCs w:val="20"/>
          <w:rPrChange w:id="714" w:author="Tom Stephens" w:date="2011-12-07T15:04:00Z">
            <w:rPr/>
          </w:rPrChange>
        </w:rPr>
        <w:t>spacecraftDatabase.config,v</w:t>
      </w:r>
      <w:proofErr w:type="spellEnd"/>
      <w:proofErr w:type="gramEnd"/>
      <w:r w:rsidRPr="00D03B55">
        <w:rPr>
          <w:rFonts w:ascii="Courier New" w:hAnsi="Courier New" w:cs="Courier New"/>
          <w:sz w:val="20"/>
          <w:szCs w:val="20"/>
          <w:rPrChange w:id="715" w:author="Tom Stephens" w:date="2011-12-07T15:04:00Z">
            <w:rPr/>
          </w:rPrChange>
        </w:rPr>
        <w:t xml:space="preserve"> 1.9 2010/06/16 15:14:12 </w:t>
      </w:r>
      <w:proofErr w:type="spellStart"/>
      <w:r w:rsidRPr="00D03B55">
        <w:rPr>
          <w:rFonts w:ascii="Courier New" w:hAnsi="Courier New" w:cs="Courier New"/>
          <w:sz w:val="20"/>
          <w:szCs w:val="20"/>
          <w:rPrChange w:id="716" w:author="Tom Stephens" w:date="2011-12-07T15:04:00Z">
            <w:rPr/>
          </w:rPrChange>
        </w:rPr>
        <w:t>vernaleo</w:t>
      </w:r>
      <w:proofErr w:type="spellEnd"/>
      <w:r w:rsidRPr="00D03B55">
        <w:rPr>
          <w:rFonts w:ascii="Courier New" w:hAnsi="Courier New" w:cs="Courier New"/>
          <w:sz w:val="20"/>
          <w:szCs w:val="20"/>
          <w:rPrChange w:id="717" w:author="Tom Stephens" w:date="2011-12-07T15:04:00Z">
            <w:rPr/>
          </w:rPrChange>
        </w:rPr>
        <w:t xml:space="preserve"> Exp $</w:t>
      </w:r>
    </w:p>
    <w:p w14:paraId="1F9080BD" w14:textId="77777777" w:rsidR="00F42727" w:rsidRPr="00D03B55" w:rsidDel="00D03B55" w:rsidRDefault="00F42727">
      <w:pPr>
        <w:rPr>
          <w:del w:id="718" w:author="Tom Stephens" w:date="2011-12-07T15:03:00Z"/>
          <w:rFonts w:ascii="Courier New" w:hAnsi="Courier New" w:cs="Courier New"/>
          <w:sz w:val="20"/>
          <w:szCs w:val="20"/>
          <w:rPrChange w:id="719" w:author="Tom Stephens" w:date="2011-12-07T15:04:00Z">
            <w:rPr>
              <w:del w:id="720" w:author="Tom Stephens" w:date="2011-12-07T15:03:00Z"/>
            </w:rPr>
          </w:rPrChange>
        </w:rPr>
      </w:pPr>
    </w:p>
    <w:p w14:paraId="05A7A3BD" w14:textId="77777777" w:rsidR="00F42727" w:rsidRPr="00D03B55" w:rsidRDefault="00F42727">
      <w:pPr>
        <w:rPr>
          <w:rFonts w:ascii="Courier New" w:hAnsi="Courier New" w:cs="Courier New"/>
          <w:sz w:val="20"/>
          <w:szCs w:val="20"/>
          <w:rPrChange w:id="721" w:author="Tom Stephens" w:date="2011-12-07T15:04:00Z">
            <w:rPr/>
          </w:rPrChange>
        </w:rPr>
      </w:pPr>
      <w:r w:rsidRPr="00D03B55">
        <w:rPr>
          <w:rFonts w:ascii="Courier New" w:hAnsi="Courier New" w:cs="Courier New"/>
          <w:sz w:val="20"/>
          <w:szCs w:val="20"/>
          <w:rPrChange w:id="722" w:author="Tom Stephens" w:date="2011-12-07T15:04:00Z">
            <w:rPr/>
          </w:rPrChange>
        </w:rPr>
        <w:t xml:space="preserve">#  Any line that begins with </w:t>
      </w:r>
      <w:proofErr w:type="gramStart"/>
      <w:r w:rsidRPr="00D03B55">
        <w:rPr>
          <w:rFonts w:ascii="Courier New" w:hAnsi="Courier New" w:cs="Courier New"/>
          <w:sz w:val="20"/>
          <w:szCs w:val="20"/>
          <w:rPrChange w:id="723" w:author="Tom Stephens" w:date="2011-12-07T15:04:00Z">
            <w:rPr/>
          </w:rPrChange>
        </w:rPr>
        <w:t>a '#'</w:t>
      </w:r>
      <w:proofErr w:type="gramEnd"/>
      <w:r w:rsidRPr="00D03B55">
        <w:rPr>
          <w:rFonts w:ascii="Courier New" w:hAnsi="Courier New" w:cs="Courier New"/>
          <w:sz w:val="20"/>
          <w:szCs w:val="20"/>
          <w:rPrChange w:id="724" w:author="Tom Stephens" w:date="2011-12-07T15:04:00Z">
            <w:rPr/>
          </w:rPrChange>
        </w:rPr>
        <w:t xml:space="preserve"> character is a comment and is ignored.</w:t>
      </w:r>
    </w:p>
    <w:p w14:paraId="0B412B4E" w14:textId="77777777" w:rsidR="00F42727" w:rsidRPr="00D03B55" w:rsidDel="00D03B55" w:rsidRDefault="00F42727">
      <w:pPr>
        <w:rPr>
          <w:del w:id="725" w:author="Tom Stephens" w:date="2011-12-07T15:03:00Z"/>
          <w:rFonts w:ascii="Courier New" w:hAnsi="Courier New" w:cs="Courier New"/>
          <w:sz w:val="20"/>
          <w:szCs w:val="20"/>
          <w:rPrChange w:id="726" w:author="Tom Stephens" w:date="2011-12-07T15:04:00Z">
            <w:rPr>
              <w:del w:id="727" w:author="Tom Stephens" w:date="2011-12-07T15:03:00Z"/>
            </w:rPr>
          </w:rPrChange>
        </w:rPr>
      </w:pPr>
    </w:p>
    <w:p w14:paraId="5E27182A" w14:textId="77777777" w:rsidR="00F42727" w:rsidRPr="00D03B55" w:rsidRDefault="00F42727">
      <w:pPr>
        <w:rPr>
          <w:rFonts w:ascii="Courier New" w:hAnsi="Courier New" w:cs="Courier New"/>
          <w:sz w:val="20"/>
          <w:szCs w:val="20"/>
          <w:rPrChange w:id="728" w:author="Tom Stephens" w:date="2011-12-07T15:04:00Z">
            <w:rPr/>
          </w:rPrChange>
        </w:rPr>
      </w:pPr>
      <w:r w:rsidRPr="00D03B55">
        <w:rPr>
          <w:rFonts w:ascii="Courier New" w:hAnsi="Courier New" w:cs="Courier New"/>
          <w:sz w:val="20"/>
          <w:szCs w:val="20"/>
          <w:rPrChange w:id="729" w:author="Tom Stephens" w:date="2011-12-07T15:04:00Z">
            <w:rPr/>
          </w:rPrChange>
        </w:rPr>
        <w:t>#  Edit the second column to reflect your specific site configuration.</w:t>
      </w:r>
    </w:p>
    <w:p w14:paraId="1CD6F261" w14:textId="77777777" w:rsidR="00F42727" w:rsidRPr="00D03B55" w:rsidDel="00D03B55" w:rsidRDefault="00F42727">
      <w:pPr>
        <w:rPr>
          <w:del w:id="730" w:author="Tom Stephens" w:date="2011-12-07T15:03:00Z"/>
          <w:rFonts w:ascii="Courier New" w:hAnsi="Courier New" w:cs="Courier New"/>
          <w:sz w:val="20"/>
          <w:szCs w:val="20"/>
          <w:rPrChange w:id="731" w:author="Tom Stephens" w:date="2011-12-07T15:04:00Z">
            <w:rPr>
              <w:del w:id="732" w:author="Tom Stephens" w:date="2011-12-07T15:03:00Z"/>
            </w:rPr>
          </w:rPrChange>
        </w:rPr>
      </w:pPr>
    </w:p>
    <w:p w14:paraId="7D1D3506" w14:textId="77777777" w:rsidR="00F42727" w:rsidRPr="00D03B55" w:rsidRDefault="00F42727">
      <w:pPr>
        <w:rPr>
          <w:rFonts w:ascii="Courier New" w:hAnsi="Courier New" w:cs="Courier New"/>
          <w:sz w:val="20"/>
          <w:szCs w:val="20"/>
          <w:rPrChange w:id="733" w:author="Tom Stephens" w:date="2011-12-07T15:04:00Z">
            <w:rPr/>
          </w:rPrChange>
        </w:rPr>
      </w:pPr>
      <w:r w:rsidRPr="00D03B55">
        <w:rPr>
          <w:rFonts w:ascii="Courier New" w:hAnsi="Courier New" w:cs="Courier New"/>
          <w:sz w:val="20"/>
          <w:szCs w:val="20"/>
          <w:rPrChange w:id="734" w:author="Tom Stephens" w:date="2011-12-07T15:04:00Z">
            <w:rPr/>
          </w:rPrChange>
        </w:rPr>
        <w:t>#  The order of the keywords does not matter but spelling does.</w:t>
      </w:r>
    </w:p>
    <w:p w14:paraId="64881373" w14:textId="77777777" w:rsidR="00F42727" w:rsidRPr="00D03B55" w:rsidDel="00D03B55" w:rsidRDefault="00F42727">
      <w:pPr>
        <w:rPr>
          <w:del w:id="735" w:author="Tom Stephens" w:date="2011-12-07T15:03:00Z"/>
          <w:rFonts w:ascii="Courier New" w:hAnsi="Courier New" w:cs="Courier New"/>
          <w:sz w:val="20"/>
          <w:szCs w:val="20"/>
          <w:rPrChange w:id="736" w:author="Tom Stephens" w:date="2011-12-07T15:04:00Z">
            <w:rPr>
              <w:del w:id="737" w:author="Tom Stephens" w:date="2011-12-07T15:03:00Z"/>
            </w:rPr>
          </w:rPrChange>
        </w:rPr>
      </w:pPr>
    </w:p>
    <w:p w14:paraId="535F0EC0" w14:textId="77777777" w:rsidR="00F42727" w:rsidRPr="00D03B55" w:rsidRDefault="00F42727">
      <w:pPr>
        <w:rPr>
          <w:rFonts w:ascii="Courier New" w:hAnsi="Courier New" w:cs="Courier New"/>
          <w:sz w:val="20"/>
          <w:szCs w:val="20"/>
          <w:rPrChange w:id="738" w:author="Tom Stephens" w:date="2011-12-07T15:04:00Z">
            <w:rPr/>
          </w:rPrChange>
        </w:rPr>
      </w:pPr>
      <w:r w:rsidRPr="00D03B55">
        <w:rPr>
          <w:rFonts w:ascii="Courier New" w:hAnsi="Courier New" w:cs="Courier New"/>
          <w:sz w:val="20"/>
          <w:szCs w:val="20"/>
          <w:rPrChange w:id="739" w:author="Tom Stephens" w:date="2011-12-07T15:04:00Z">
            <w:rPr/>
          </w:rPrChange>
        </w:rPr>
        <w:t>############################</w:t>
      </w:r>
    </w:p>
    <w:p w14:paraId="00C5ABC7" w14:textId="77777777" w:rsidR="00F42727" w:rsidRPr="00D03B55" w:rsidDel="00D03B55" w:rsidRDefault="00F42727">
      <w:pPr>
        <w:rPr>
          <w:del w:id="740" w:author="Tom Stephens" w:date="2011-12-07T15:03:00Z"/>
          <w:rFonts w:ascii="Courier New" w:hAnsi="Courier New" w:cs="Courier New"/>
          <w:rPrChange w:id="741" w:author="Tom Stephens" w:date="2011-12-07T15:03:00Z">
            <w:rPr>
              <w:del w:id="742" w:author="Tom Stephens" w:date="2011-12-07T15:03:00Z"/>
            </w:rPr>
          </w:rPrChange>
        </w:rPr>
      </w:pPr>
    </w:p>
    <w:p w14:paraId="3A5BA478" w14:textId="77777777" w:rsidR="00F42727" w:rsidRPr="00D03B55" w:rsidRDefault="00F42727">
      <w:pPr>
        <w:rPr>
          <w:rFonts w:ascii="Courier New" w:hAnsi="Courier New" w:cs="Courier New"/>
          <w:rPrChange w:id="743" w:author="Tom Stephens" w:date="2011-12-07T15:03:00Z">
            <w:rPr/>
          </w:rPrChange>
        </w:rPr>
      </w:pPr>
      <w:r w:rsidRPr="00D03B55">
        <w:rPr>
          <w:rFonts w:ascii="Courier New" w:hAnsi="Courier New" w:cs="Courier New"/>
          <w:rPrChange w:id="744" w:author="Tom Stephens" w:date="2011-12-07T15:03:00Z">
            <w:rPr/>
          </w:rPrChange>
        </w:rPr>
        <w:t>HOME_DIR        /data/nodes/Pass6/data</w:t>
      </w:r>
    </w:p>
    <w:p w14:paraId="68C16BC1" w14:textId="77777777" w:rsidR="00F42727" w:rsidRPr="00D03B55" w:rsidDel="00D03B55" w:rsidRDefault="00F42727">
      <w:pPr>
        <w:rPr>
          <w:del w:id="745" w:author="Tom Stephens" w:date="2011-12-07T15:03:00Z"/>
          <w:rFonts w:ascii="Courier New" w:hAnsi="Courier New" w:cs="Courier New"/>
          <w:rPrChange w:id="746" w:author="Tom Stephens" w:date="2011-12-07T15:03:00Z">
            <w:rPr>
              <w:del w:id="747" w:author="Tom Stephens" w:date="2011-12-07T15:03:00Z"/>
            </w:rPr>
          </w:rPrChange>
        </w:rPr>
      </w:pPr>
    </w:p>
    <w:p w14:paraId="5F4FC073" w14:textId="77777777" w:rsidR="00F42727" w:rsidRPr="00D03B55" w:rsidRDefault="00F42727">
      <w:pPr>
        <w:rPr>
          <w:rFonts w:ascii="Courier New" w:hAnsi="Courier New" w:cs="Courier New"/>
          <w:rPrChange w:id="748" w:author="Tom Stephens" w:date="2011-12-07T15:03:00Z">
            <w:rPr/>
          </w:rPrChange>
        </w:rPr>
      </w:pPr>
      <w:r w:rsidRPr="00D03B55">
        <w:rPr>
          <w:rFonts w:ascii="Courier New" w:hAnsi="Courier New" w:cs="Courier New"/>
          <w:rPrChange w:id="749" w:author="Tom Stephens" w:date="2011-12-07T15:03:00Z">
            <w:rPr/>
          </w:rPrChange>
        </w:rPr>
        <w:t>FTP_HOST        localhost</w:t>
      </w:r>
    </w:p>
    <w:p w14:paraId="1196E6DA" w14:textId="77777777" w:rsidR="00F42727" w:rsidRPr="00D03B55" w:rsidDel="00D03B55" w:rsidRDefault="00F42727">
      <w:pPr>
        <w:rPr>
          <w:del w:id="750" w:author="Tom Stephens" w:date="2011-12-07T15:03:00Z"/>
          <w:rFonts w:ascii="Courier New" w:hAnsi="Courier New" w:cs="Courier New"/>
          <w:rPrChange w:id="751" w:author="Tom Stephens" w:date="2011-12-07T15:03:00Z">
            <w:rPr>
              <w:del w:id="752" w:author="Tom Stephens" w:date="2011-12-07T15:03:00Z"/>
            </w:rPr>
          </w:rPrChange>
        </w:rPr>
      </w:pPr>
    </w:p>
    <w:p w14:paraId="65230253" w14:textId="77777777" w:rsidR="00F42727" w:rsidRPr="00D03B55" w:rsidRDefault="00F42727">
      <w:pPr>
        <w:rPr>
          <w:rFonts w:ascii="Courier New" w:hAnsi="Courier New" w:cs="Courier New"/>
          <w:rPrChange w:id="753" w:author="Tom Stephens" w:date="2011-12-07T15:03:00Z">
            <w:rPr/>
          </w:rPrChange>
        </w:rPr>
      </w:pPr>
      <w:r w:rsidRPr="00D03B55">
        <w:rPr>
          <w:rFonts w:ascii="Courier New" w:hAnsi="Courier New" w:cs="Courier New"/>
          <w:rPrChange w:id="754" w:author="Tom Stephens" w:date="2011-12-07T15:03:00Z">
            <w:rPr/>
          </w:rPrChange>
        </w:rPr>
        <w:t>URL_PREFIX      http://fermi.gsfc.nasa.gov/FTP/fermi/data/lat/</w:t>
      </w:r>
    </w:p>
    <w:p w14:paraId="0B1D0EC9" w14:textId="77777777" w:rsidR="00F42727" w:rsidRPr="00D03B55" w:rsidDel="00D03B55" w:rsidRDefault="00F42727">
      <w:pPr>
        <w:rPr>
          <w:del w:id="755" w:author="Tom Stephens" w:date="2011-12-07T15:03:00Z"/>
          <w:rFonts w:ascii="Courier New" w:hAnsi="Courier New" w:cs="Courier New"/>
          <w:rPrChange w:id="756" w:author="Tom Stephens" w:date="2011-12-07T15:03:00Z">
            <w:rPr>
              <w:del w:id="757" w:author="Tom Stephens" w:date="2011-12-07T15:03:00Z"/>
            </w:rPr>
          </w:rPrChange>
        </w:rPr>
      </w:pPr>
    </w:p>
    <w:p w14:paraId="74CCE652" w14:textId="77777777" w:rsidR="00F42727" w:rsidRPr="00D03B55" w:rsidRDefault="00F42727">
      <w:pPr>
        <w:rPr>
          <w:rFonts w:ascii="Courier New" w:hAnsi="Courier New" w:cs="Courier New"/>
          <w:rPrChange w:id="758" w:author="Tom Stephens" w:date="2011-12-07T15:03:00Z">
            <w:rPr/>
          </w:rPrChange>
        </w:rPr>
      </w:pPr>
      <w:r w:rsidRPr="00D03B55">
        <w:rPr>
          <w:rFonts w:ascii="Courier New" w:hAnsi="Courier New" w:cs="Courier New"/>
          <w:rPrChange w:id="759" w:author="Tom Stephens" w:date="2011-12-07T15:03:00Z">
            <w:rPr/>
          </w:rPrChange>
        </w:rPr>
        <w:t>FTP_DIR         /data/</w:t>
      </w:r>
      <w:proofErr w:type="spellStart"/>
      <w:r w:rsidRPr="00D03B55">
        <w:rPr>
          <w:rFonts w:ascii="Courier New" w:hAnsi="Courier New" w:cs="Courier New"/>
          <w:rPrChange w:id="760" w:author="Tom Stephens" w:date="2011-12-07T15:03:00Z">
            <w:rPr/>
          </w:rPrChange>
        </w:rPr>
        <w:t>glaser</w:t>
      </w:r>
      <w:proofErr w:type="spellEnd"/>
      <w:r w:rsidRPr="00D03B55">
        <w:rPr>
          <w:rFonts w:ascii="Courier New" w:hAnsi="Courier New" w:cs="Courier New"/>
          <w:rPrChange w:id="761" w:author="Tom Stephens" w:date="2011-12-07T15:03:00Z">
            <w:rPr/>
          </w:rPrChange>
        </w:rPr>
        <w:t>/Pass6/ftp</w:t>
      </w:r>
    </w:p>
    <w:p w14:paraId="73ACC58E" w14:textId="77777777" w:rsidR="00F42727" w:rsidRPr="00D03B55" w:rsidDel="00D03B55" w:rsidRDefault="00F42727">
      <w:pPr>
        <w:rPr>
          <w:del w:id="762" w:author="Tom Stephens" w:date="2011-12-07T15:03:00Z"/>
          <w:rFonts w:ascii="Courier New" w:hAnsi="Courier New" w:cs="Courier New"/>
          <w:rPrChange w:id="763" w:author="Tom Stephens" w:date="2011-12-07T15:03:00Z">
            <w:rPr>
              <w:del w:id="764" w:author="Tom Stephens" w:date="2011-12-07T15:03:00Z"/>
            </w:rPr>
          </w:rPrChange>
        </w:rPr>
      </w:pPr>
    </w:p>
    <w:p w14:paraId="4623DCD6" w14:textId="77777777" w:rsidR="00F42727" w:rsidRPr="00D03B55" w:rsidRDefault="00F42727">
      <w:pPr>
        <w:rPr>
          <w:rFonts w:ascii="Courier New" w:hAnsi="Courier New" w:cs="Courier New"/>
          <w:rPrChange w:id="765" w:author="Tom Stephens" w:date="2011-12-07T15:03:00Z">
            <w:rPr/>
          </w:rPrChange>
        </w:rPr>
      </w:pPr>
      <w:r w:rsidRPr="00D03B55">
        <w:rPr>
          <w:rFonts w:ascii="Courier New" w:hAnsi="Courier New" w:cs="Courier New"/>
          <w:rPrChange w:id="766" w:author="Tom Stephens" w:date="2011-12-07T15:03:00Z">
            <w:rPr/>
          </w:rPrChange>
        </w:rPr>
        <w:t>FTP_PATH        /FTP/</w:t>
      </w:r>
      <w:proofErr w:type="spellStart"/>
      <w:r w:rsidRPr="00D03B55">
        <w:rPr>
          <w:rFonts w:ascii="Courier New" w:hAnsi="Courier New" w:cs="Courier New"/>
          <w:rPrChange w:id="767" w:author="Tom Stephens" w:date="2011-12-07T15:03:00Z">
            <w:rPr/>
          </w:rPrChange>
        </w:rPr>
        <w:t>glast</w:t>
      </w:r>
      <w:proofErr w:type="spellEnd"/>
      <w:r w:rsidRPr="00D03B55">
        <w:rPr>
          <w:rFonts w:ascii="Courier New" w:hAnsi="Courier New" w:cs="Courier New"/>
          <w:rPrChange w:id="768" w:author="Tom Stephens" w:date="2011-12-07T15:03:00Z">
            <w:rPr/>
          </w:rPrChange>
        </w:rPr>
        <w:t>/data/</w:t>
      </w:r>
      <w:proofErr w:type="spellStart"/>
      <w:r w:rsidRPr="00D03B55">
        <w:rPr>
          <w:rFonts w:ascii="Courier New" w:hAnsi="Courier New" w:cs="Courier New"/>
          <w:rPrChange w:id="769" w:author="Tom Stephens" w:date="2011-12-07T15:03:00Z">
            <w:rPr/>
          </w:rPrChange>
        </w:rPr>
        <w:t>lat</w:t>
      </w:r>
      <w:proofErr w:type="spellEnd"/>
    </w:p>
    <w:p w14:paraId="68DBC825" w14:textId="77777777" w:rsidR="00F42727" w:rsidRPr="00D03B55" w:rsidDel="00D03B55" w:rsidRDefault="00F42727">
      <w:pPr>
        <w:rPr>
          <w:del w:id="770" w:author="Tom Stephens" w:date="2011-12-07T15:03:00Z"/>
          <w:rFonts w:ascii="Courier New" w:hAnsi="Courier New" w:cs="Courier New"/>
          <w:rPrChange w:id="771" w:author="Tom Stephens" w:date="2011-12-07T15:03:00Z">
            <w:rPr>
              <w:del w:id="772" w:author="Tom Stephens" w:date="2011-12-07T15:03:00Z"/>
            </w:rPr>
          </w:rPrChange>
        </w:rPr>
      </w:pPr>
    </w:p>
    <w:p w14:paraId="529A1B71" w14:textId="77777777" w:rsidR="00F42727" w:rsidRPr="00D03B55" w:rsidRDefault="00F42727">
      <w:pPr>
        <w:rPr>
          <w:rFonts w:ascii="Courier New" w:hAnsi="Courier New" w:cs="Courier New"/>
          <w:rPrChange w:id="773" w:author="Tom Stephens" w:date="2011-12-07T15:03:00Z">
            <w:rPr/>
          </w:rPrChange>
        </w:rPr>
      </w:pPr>
      <w:r w:rsidRPr="00D03B55">
        <w:rPr>
          <w:rFonts w:ascii="Courier New" w:hAnsi="Courier New" w:cs="Courier New"/>
          <w:rPrChange w:id="774" w:author="Tom Stephens" w:date="2011-12-07T15:03:00Z">
            <w:rPr/>
          </w:rPrChange>
        </w:rPr>
        <w:t>INGEST_DIR      /data/</w:t>
      </w:r>
      <w:proofErr w:type="spellStart"/>
      <w:r w:rsidRPr="00D03B55">
        <w:rPr>
          <w:rFonts w:ascii="Courier New" w:hAnsi="Courier New" w:cs="Courier New"/>
          <w:rPrChange w:id="775" w:author="Tom Stephens" w:date="2011-12-07T15:03:00Z">
            <w:rPr/>
          </w:rPrChange>
        </w:rPr>
        <w:t>glack</w:t>
      </w:r>
      <w:proofErr w:type="spellEnd"/>
      <w:r w:rsidRPr="00D03B55">
        <w:rPr>
          <w:rFonts w:ascii="Courier New" w:hAnsi="Courier New" w:cs="Courier New"/>
          <w:rPrChange w:id="776" w:author="Tom Stephens" w:date="2011-12-07T15:03:00Z">
            <w:rPr/>
          </w:rPrChange>
        </w:rPr>
        <w:t>/Pass6/ingest</w:t>
      </w:r>
    </w:p>
    <w:p w14:paraId="7D1B9C62" w14:textId="77777777" w:rsidR="00F42727" w:rsidRPr="00D03B55" w:rsidDel="00D03B55" w:rsidRDefault="00F42727">
      <w:pPr>
        <w:rPr>
          <w:del w:id="777" w:author="Tom Stephens" w:date="2011-12-07T15:03:00Z"/>
          <w:rFonts w:ascii="Courier New" w:hAnsi="Courier New" w:cs="Courier New"/>
          <w:rPrChange w:id="778" w:author="Tom Stephens" w:date="2011-12-07T15:03:00Z">
            <w:rPr>
              <w:del w:id="779" w:author="Tom Stephens" w:date="2011-12-07T15:03:00Z"/>
            </w:rPr>
          </w:rPrChange>
        </w:rPr>
      </w:pPr>
    </w:p>
    <w:p w14:paraId="274B4FBE" w14:textId="77777777" w:rsidR="00F42727" w:rsidRPr="00D03B55" w:rsidRDefault="00F42727">
      <w:pPr>
        <w:rPr>
          <w:rFonts w:ascii="Courier New" w:hAnsi="Courier New" w:cs="Courier New"/>
          <w:rPrChange w:id="780" w:author="Tom Stephens" w:date="2011-12-07T15:03:00Z">
            <w:rPr/>
          </w:rPrChange>
        </w:rPr>
      </w:pPr>
      <w:r w:rsidRPr="00D03B55">
        <w:rPr>
          <w:rFonts w:ascii="Courier New" w:hAnsi="Courier New" w:cs="Courier New"/>
          <w:rPrChange w:id="781" w:author="Tom Stephens" w:date="2011-12-07T15:03:00Z">
            <w:rPr/>
          </w:rPrChange>
        </w:rPr>
        <w:t>NEW_DATA_DIR    /data/</w:t>
      </w:r>
      <w:proofErr w:type="spellStart"/>
      <w:r w:rsidRPr="00D03B55">
        <w:rPr>
          <w:rFonts w:ascii="Courier New" w:hAnsi="Courier New" w:cs="Courier New"/>
          <w:rPrChange w:id="782" w:author="Tom Stephens" w:date="2011-12-07T15:03:00Z">
            <w:rPr/>
          </w:rPrChange>
        </w:rPr>
        <w:t>glaser</w:t>
      </w:r>
      <w:proofErr w:type="spellEnd"/>
      <w:r w:rsidRPr="00D03B55">
        <w:rPr>
          <w:rFonts w:ascii="Courier New" w:hAnsi="Courier New" w:cs="Courier New"/>
          <w:rPrChange w:id="783" w:author="Tom Stephens" w:date="2011-12-07T15:03:00Z">
            <w:rPr/>
          </w:rPrChange>
        </w:rPr>
        <w:t>/Pass6/new</w:t>
      </w:r>
    </w:p>
    <w:p w14:paraId="0F3EF47B" w14:textId="77777777" w:rsidR="00F42727" w:rsidRPr="00D03B55" w:rsidDel="00D03B55" w:rsidRDefault="00F42727">
      <w:pPr>
        <w:rPr>
          <w:del w:id="784" w:author="Tom Stephens" w:date="2011-12-07T15:03:00Z"/>
          <w:rFonts w:ascii="Courier New" w:hAnsi="Courier New" w:cs="Courier New"/>
          <w:rPrChange w:id="785" w:author="Tom Stephens" w:date="2011-12-07T15:03:00Z">
            <w:rPr>
              <w:del w:id="786" w:author="Tom Stephens" w:date="2011-12-07T15:03:00Z"/>
            </w:rPr>
          </w:rPrChange>
        </w:rPr>
      </w:pPr>
    </w:p>
    <w:p w14:paraId="7D35DEF5" w14:textId="77777777" w:rsidR="00F42727" w:rsidRPr="00D03B55" w:rsidRDefault="00F42727">
      <w:pPr>
        <w:rPr>
          <w:rFonts w:ascii="Courier New" w:hAnsi="Courier New" w:cs="Courier New"/>
          <w:rPrChange w:id="787" w:author="Tom Stephens" w:date="2011-12-07T15:03:00Z">
            <w:rPr/>
          </w:rPrChange>
        </w:rPr>
      </w:pPr>
      <w:r w:rsidRPr="00D03B55">
        <w:rPr>
          <w:rFonts w:ascii="Courier New" w:hAnsi="Courier New" w:cs="Courier New"/>
          <w:rPrChange w:id="788" w:author="Tom Stephens" w:date="2011-12-07T15:03:00Z">
            <w:rPr/>
          </w:rPrChange>
        </w:rPr>
        <w:t>LOG_DIR         /data/</w:t>
      </w:r>
      <w:proofErr w:type="spellStart"/>
      <w:r w:rsidRPr="00D03B55">
        <w:rPr>
          <w:rFonts w:ascii="Courier New" w:hAnsi="Courier New" w:cs="Courier New"/>
          <w:rPrChange w:id="789" w:author="Tom Stephens" w:date="2011-12-07T15:03:00Z">
            <w:rPr/>
          </w:rPrChange>
        </w:rPr>
        <w:t>glaser</w:t>
      </w:r>
      <w:proofErr w:type="spellEnd"/>
      <w:r w:rsidRPr="00D03B55">
        <w:rPr>
          <w:rFonts w:ascii="Courier New" w:hAnsi="Courier New" w:cs="Courier New"/>
          <w:rPrChange w:id="790" w:author="Tom Stephens" w:date="2011-12-07T15:03:00Z">
            <w:rPr/>
          </w:rPrChange>
        </w:rPr>
        <w:t>/Pass6/log</w:t>
      </w:r>
    </w:p>
    <w:p w14:paraId="16B759C3" w14:textId="77777777" w:rsidR="00F42727" w:rsidRPr="00D03B55" w:rsidDel="00D03B55" w:rsidRDefault="00F42727">
      <w:pPr>
        <w:rPr>
          <w:del w:id="791" w:author="Tom Stephens" w:date="2011-12-07T15:03:00Z"/>
          <w:rFonts w:ascii="Courier New" w:hAnsi="Courier New" w:cs="Courier New"/>
          <w:rPrChange w:id="792" w:author="Tom Stephens" w:date="2011-12-07T15:03:00Z">
            <w:rPr>
              <w:del w:id="793" w:author="Tom Stephens" w:date="2011-12-07T15:03:00Z"/>
            </w:rPr>
          </w:rPrChange>
        </w:rPr>
      </w:pPr>
    </w:p>
    <w:p w14:paraId="12FB51F4" w14:textId="77777777" w:rsidR="00F42727" w:rsidRPr="00D03B55" w:rsidRDefault="00F42727">
      <w:pPr>
        <w:rPr>
          <w:rFonts w:ascii="Courier New" w:hAnsi="Courier New" w:cs="Courier New"/>
          <w:rPrChange w:id="794" w:author="Tom Stephens" w:date="2011-12-07T15:03:00Z">
            <w:rPr/>
          </w:rPrChange>
        </w:rPr>
      </w:pPr>
      <w:r w:rsidRPr="00D03B55">
        <w:rPr>
          <w:rFonts w:ascii="Courier New" w:hAnsi="Courier New" w:cs="Courier New"/>
          <w:rPrChange w:id="795" w:author="Tom Stephens" w:date="2011-12-07T15:03:00Z">
            <w:rPr/>
          </w:rPrChange>
        </w:rPr>
        <w:t>ARCHIVE_DIR     /data/</w:t>
      </w:r>
      <w:proofErr w:type="spellStart"/>
      <w:r w:rsidRPr="00D03B55">
        <w:rPr>
          <w:rFonts w:ascii="Courier New" w:hAnsi="Courier New" w:cs="Courier New"/>
          <w:rPrChange w:id="796" w:author="Tom Stephens" w:date="2011-12-07T15:03:00Z">
            <w:rPr/>
          </w:rPrChange>
        </w:rPr>
        <w:t>glaser</w:t>
      </w:r>
      <w:proofErr w:type="spellEnd"/>
      <w:r w:rsidRPr="00D03B55">
        <w:rPr>
          <w:rFonts w:ascii="Courier New" w:hAnsi="Courier New" w:cs="Courier New"/>
          <w:rPrChange w:id="797" w:author="Tom Stephens" w:date="2011-12-07T15:03:00Z">
            <w:rPr/>
          </w:rPrChange>
        </w:rPr>
        <w:t>/Pass6/archive</w:t>
      </w:r>
    </w:p>
    <w:p w14:paraId="4E83B563" w14:textId="77777777" w:rsidR="00F42727" w:rsidRPr="00D03B55" w:rsidDel="00D03B55" w:rsidRDefault="00F42727">
      <w:pPr>
        <w:rPr>
          <w:del w:id="798" w:author="Tom Stephens" w:date="2011-12-07T15:03:00Z"/>
          <w:rFonts w:ascii="Courier New" w:hAnsi="Courier New" w:cs="Courier New"/>
          <w:rPrChange w:id="799" w:author="Tom Stephens" w:date="2011-12-07T15:03:00Z">
            <w:rPr>
              <w:del w:id="800" w:author="Tom Stephens" w:date="2011-12-07T15:03:00Z"/>
            </w:rPr>
          </w:rPrChange>
        </w:rPr>
      </w:pPr>
    </w:p>
    <w:p w14:paraId="2DD27633" w14:textId="77777777" w:rsidR="00F42727" w:rsidRPr="00D03B55" w:rsidRDefault="00F42727">
      <w:pPr>
        <w:rPr>
          <w:rFonts w:ascii="Courier New" w:hAnsi="Courier New" w:cs="Courier New"/>
          <w:rPrChange w:id="801" w:author="Tom Stephens" w:date="2011-12-07T15:03:00Z">
            <w:rPr/>
          </w:rPrChange>
        </w:rPr>
      </w:pPr>
      <w:r w:rsidRPr="00D03B55">
        <w:rPr>
          <w:rFonts w:ascii="Courier New" w:hAnsi="Courier New" w:cs="Courier New"/>
          <w:rPrChange w:id="802" w:author="Tom Stephens" w:date="2011-12-07T15:03:00Z">
            <w:rPr/>
          </w:rPrChange>
        </w:rPr>
        <w:t>HEAD_DATA_DIR   /data/</w:t>
      </w:r>
      <w:proofErr w:type="spellStart"/>
      <w:r w:rsidRPr="00D03B55">
        <w:rPr>
          <w:rFonts w:ascii="Courier New" w:hAnsi="Courier New" w:cs="Courier New"/>
          <w:rPrChange w:id="803" w:author="Tom Stephens" w:date="2011-12-07T15:03:00Z">
            <w:rPr/>
          </w:rPrChange>
        </w:rPr>
        <w:t>glaser</w:t>
      </w:r>
      <w:proofErr w:type="spellEnd"/>
      <w:r w:rsidRPr="00D03B55">
        <w:rPr>
          <w:rFonts w:ascii="Courier New" w:hAnsi="Courier New" w:cs="Courier New"/>
          <w:rPrChange w:id="804" w:author="Tom Stephens" w:date="2011-12-07T15:03:00Z">
            <w:rPr/>
          </w:rPrChange>
        </w:rPr>
        <w:t>/Pass6/head</w:t>
      </w:r>
    </w:p>
    <w:p w14:paraId="7E0D5731" w14:textId="77777777" w:rsidR="00F42727" w:rsidRPr="00D03B55" w:rsidDel="00D03B55" w:rsidRDefault="00F42727">
      <w:pPr>
        <w:rPr>
          <w:del w:id="805" w:author="Tom Stephens" w:date="2011-12-07T15:03:00Z"/>
          <w:rFonts w:ascii="Courier New" w:hAnsi="Courier New" w:cs="Courier New"/>
          <w:rPrChange w:id="806" w:author="Tom Stephens" w:date="2011-12-07T15:03:00Z">
            <w:rPr>
              <w:del w:id="807" w:author="Tom Stephens" w:date="2011-12-07T15:03:00Z"/>
            </w:rPr>
          </w:rPrChange>
        </w:rPr>
      </w:pPr>
    </w:p>
    <w:p w14:paraId="60D6FCBE" w14:textId="77777777" w:rsidR="00F42727" w:rsidRPr="00D03B55" w:rsidRDefault="00F42727">
      <w:pPr>
        <w:rPr>
          <w:rFonts w:ascii="Courier New" w:hAnsi="Courier New" w:cs="Courier New"/>
          <w:lang w:val="fr-FR"/>
          <w:rPrChange w:id="808" w:author="Tom Stephens" w:date="2011-12-07T15:03:00Z">
            <w:rPr/>
          </w:rPrChange>
        </w:rPr>
      </w:pPr>
      <w:r w:rsidRPr="00D03B55">
        <w:rPr>
          <w:rFonts w:ascii="Courier New" w:hAnsi="Courier New" w:cs="Courier New"/>
          <w:lang w:val="fr-FR"/>
          <w:rPrChange w:id="809" w:author="Tom Stephens" w:date="2011-12-07T15:03:00Z">
            <w:rPr/>
          </w:rPrChange>
        </w:rPr>
        <w:t>SOURCE_DIR      /data/</w:t>
      </w:r>
      <w:proofErr w:type="spellStart"/>
      <w:r w:rsidRPr="00D03B55">
        <w:rPr>
          <w:rFonts w:ascii="Courier New" w:hAnsi="Courier New" w:cs="Courier New"/>
          <w:lang w:val="fr-FR"/>
          <w:rPrChange w:id="810" w:author="Tom Stephens" w:date="2011-12-07T15:03:00Z">
            <w:rPr/>
          </w:rPrChange>
        </w:rPr>
        <w:t>lat</w:t>
      </w:r>
      <w:proofErr w:type="spellEnd"/>
      <w:r w:rsidRPr="00D03B55">
        <w:rPr>
          <w:rFonts w:ascii="Courier New" w:hAnsi="Courier New" w:cs="Courier New"/>
          <w:lang w:val="fr-FR"/>
          <w:rPrChange w:id="811" w:author="Tom Stephens" w:date="2011-12-07T15:03:00Z">
            <w:rPr/>
          </w:rPrChange>
        </w:rPr>
        <w:t>/pt</w:t>
      </w:r>
    </w:p>
    <w:p w14:paraId="32AAEE4C" w14:textId="77777777" w:rsidR="00F42727" w:rsidRPr="00D03B55" w:rsidDel="00D03B55" w:rsidRDefault="00F42727">
      <w:pPr>
        <w:rPr>
          <w:del w:id="812" w:author="Tom Stephens" w:date="2011-12-07T15:03:00Z"/>
          <w:rFonts w:ascii="Courier New" w:hAnsi="Courier New" w:cs="Courier New"/>
          <w:lang w:val="fr-FR"/>
          <w:rPrChange w:id="813" w:author="Tom Stephens" w:date="2011-12-07T15:03:00Z">
            <w:rPr>
              <w:del w:id="814" w:author="Tom Stephens" w:date="2011-12-07T15:03:00Z"/>
            </w:rPr>
          </w:rPrChange>
        </w:rPr>
      </w:pPr>
    </w:p>
    <w:p w14:paraId="6284BB50" w14:textId="77777777" w:rsidR="00F42727" w:rsidRPr="00D03B55" w:rsidRDefault="00F42727">
      <w:pPr>
        <w:rPr>
          <w:rFonts w:ascii="Courier New" w:hAnsi="Courier New" w:cs="Courier New"/>
          <w:lang w:val="fr-FR"/>
          <w:rPrChange w:id="815" w:author="Tom Stephens" w:date="2011-12-07T15:03:00Z">
            <w:rPr/>
          </w:rPrChange>
        </w:rPr>
      </w:pPr>
      <w:r w:rsidRPr="00D03B55">
        <w:rPr>
          <w:rFonts w:ascii="Courier New" w:hAnsi="Courier New" w:cs="Courier New"/>
          <w:lang w:val="fr-FR"/>
          <w:rPrChange w:id="816" w:author="Tom Stephens" w:date="2011-12-07T15:03:00Z">
            <w:rPr/>
          </w:rPrChange>
        </w:rPr>
        <w:t>SERVER_PORT     45290</w:t>
      </w:r>
    </w:p>
    <w:p w14:paraId="1912E6DF" w14:textId="77777777" w:rsidR="00F42727" w:rsidRPr="00D03B55" w:rsidDel="00D03B55" w:rsidRDefault="00F42727">
      <w:pPr>
        <w:rPr>
          <w:del w:id="817" w:author="Tom Stephens" w:date="2011-12-07T15:03:00Z"/>
          <w:rFonts w:ascii="Courier New" w:hAnsi="Courier New" w:cs="Courier New"/>
          <w:lang w:val="fr-FR"/>
          <w:rPrChange w:id="818" w:author="Tom Stephens" w:date="2011-12-07T15:03:00Z">
            <w:rPr>
              <w:del w:id="819" w:author="Tom Stephens" w:date="2011-12-07T15:03:00Z"/>
            </w:rPr>
          </w:rPrChange>
        </w:rPr>
      </w:pPr>
    </w:p>
    <w:p w14:paraId="052FC7B1" w14:textId="77777777" w:rsidR="00F42727" w:rsidRPr="00D03B55" w:rsidRDefault="00F42727">
      <w:pPr>
        <w:rPr>
          <w:rFonts w:ascii="Courier New" w:hAnsi="Courier New" w:cs="Courier New"/>
          <w:rPrChange w:id="820" w:author="Tom Stephens" w:date="2011-12-07T15:03:00Z">
            <w:rPr/>
          </w:rPrChange>
        </w:rPr>
      </w:pPr>
      <w:r w:rsidRPr="00D03B55">
        <w:rPr>
          <w:rFonts w:ascii="Courier New" w:hAnsi="Courier New" w:cs="Courier New"/>
          <w:rPrChange w:id="821" w:author="Tom Stephens" w:date="2011-12-07T15:03:00Z">
            <w:rPr/>
          </w:rPrChange>
        </w:rPr>
        <w:t>HTM_LEVEL       3</w:t>
      </w:r>
    </w:p>
    <w:p w14:paraId="150C7A24" w14:textId="77777777" w:rsidR="00F42727" w:rsidRPr="00D03B55" w:rsidDel="00D03B55" w:rsidRDefault="00F42727">
      <w:pPr>
        <w:rPr>
          <w:del w:id="822" w:author="Tom Stephens" w:date="2011-12-07T15:03:00Z"/>
          <w:rFonts w:ascii="Courier New" w:hAnsi="Courier New" w:cs="Courier New"/>
          <w:rPrChange w:id="823" w:author="Tom Stephens" w:date="2011-12-07T15:03:00Z">
            <w:rPr>
              <w:del w:id="824" w:author="Tom Stephens" w:date="2011-12-07T15:03:00Z"/>
            </w:rPr>
          </w:rPrChange>
        </w:rPr>
      </w:pPr>
    </w:p>
    <w:p w14:paraId="1AB66A55" w14:textId="77777777" w:rsidR="00F42727" w:rsidRPr="00D03B55" w:rsidRDefault="00F42727">
      <w:pPr>
        <w:rPr>
          <w:rFonts w:ascii="Courier New" w:hAnsi="Courier New" w:cs="Courier New"/>
          <w:rPrChange w:id="825" w:author="Tom Stephens" w:date="2011-12-07T15:03:00Z">
            <w:rPr/>
          </w:rPrChange>
        </w:rPr>
      </w:pPr>
      <w:r w:rsidRPr="00D03B55">
        <w:rPr>
          <w:rFonts w:ascii="Courier New" w:hAnsi="Courier New" w:cs="Courier New"/>
          <w:rPrChange w:id="826" w:author="Tom Stephens" w:date="2011-12-07T15:03:00Z">
            <w:rPr/>
          </w:rPrChange>
        </w:rPr>
        <w:t xml:space="preserve">MYSQL_SERVER    </w:t>
      </w:r>
      <w:proofErr w:type="spellStart"/>
      <w:r w:rsidRPr="00D03B55">
        <w:rPr>
          <w:rFonts w:ascii="Courier New" w:hAnsi="Courier New" w:cs="Courier New"/>
          <w:rPrChange w:id="827" w:author="Tom Stephens" w:date="2011-12-07T15:03:00Z">
            <w:rPr/>
          </w:rPrChange>
        </w:rPr>
        <w:t>glastdb</w:t>
      </w:r>
      <w:proofErr w:type="spellEnd"/>
    </w:p>
    <w:p w14:paraId="6319FBA5" w14:textId="77777777" w:rsidR="00F42727" w:rsidRPr="00D03B55" w:rsidDel="00D03B55" w:rsidRDefault="00F42727">
      <w:pPr>
        <w:rPr>
          <w:del w:id="828" w:author="Tom Stephens" w:date="2011-12-07T15:03:00Z"/>
          <w:rFonts w:ascii="Courier New" w:hAnsi="Courier New" w:cs="Courier New"/>
          <w:rPrChange w:id="829" w:author="Tom Stephens" w:date="2011-12-07T15:03:00Z">
            <w:rPr>
              <w:del w:id="830" w:author="Tom Stephens" w:date="2011-12-07T15:03:00Z"/>
            </w:rPr>
          </w:rPrChange>
        </w:rPr>
      </w:pPr>
    </w:p>
    <w:p w14:paraId="76D7CEB1" w14:textId="77777777" w:rsidR="00F42727" w:rsidRPr="00D03B55" w:rsidRDefault="00F42727">
      <w:pPr>
        <w:rPr>
          <w:rFonts w:ascii="Courier New" w:hAnsi="Courier New" w:cs="Courier New"/>
          <w:rPrChange w:id="831" w:author="Tom Stephens" w:date="2011-12-07T15:03:00Z">
            <w:rPr/>
          </w:rPrChange>
        </w:rPr>
      </w:pPr>
      <w:r w:rsidRPr="00D03B55">
        <w:rPr>
          <w:rFonts w:ascii="Courier New" w:hAnsi="Courier New" w:cs="Courier New"/>
          <w:rPrChange w:id="832" w:author="Tom Stephens" w:date="2011-12-07T15:03:00Z">
            <w:rPr/>
          </w:rPrChange>
        </w:rPr>
        <w:t>MYSQL_PORT      3307</w:t>
      </w:r>
    </w:p>
    <w:p w14:paraId="50214FC4" w14:textId="77777777" w:rsidR="00F42727" w:rsidRPr="00D03B55" w:rsidDel="00D03B55" w:rsidRDefault="00F42727">
      <w:pPr>
        <w:rPr>
          <w:del w:id="833" w:author="Tom Stephens" w:date="2011-12-07T15:03:00Z"/>
          <w:rFonts w:ascii="Courier New" w:hAnsi="Courier New" w:cs="Courier New"/>
          <w:rPrChange w:id="834" w:author="Tom Stephens" w:date="2011-12-07T15:03:00Z">
            <w:rPr>
              <w:del w:id="835" w:author="Tom Stephens" w:date="2011-12-07T15:03:00Z"/>
            </w:rPr>
          </w:rPrChange>
        </w:rPr>
      </w:pPr>
    </w:p>
    <w:p w14:paraId="28FDE899" w14:textId="77777777" w:rsidR="00F42727" w:rsidRPr="00D03B55" w:rsidRDefault="00F42727">
      <w:pPr>
        <w:rPr>
          <w:rFonts w:ascii="Courier New" w:hAnsi="Courier New" w:cs="Courier New"/>
          <w:lang w:val="it-IT"/>
          <w:rPrChange w:id="836" w:author="Tom Stephens" w:date="2011-12-07T15:03:00Z">
            <w:rPr/>
          </w:rPrChange>
        </w:rPr>
      </w:pPr>
      <w:r w:rsidRPr="00D03B55">
        <w:rPr>
          <w:rFonts w:ascii="Courier New" w:hAnsi="Courier New" w:cs="Courier New"/>
          <w:lang w:val="it-IT"/>
          <w:rPrChange w:id="837" w:author="Tom Stephens" w:date="2011-12-07T15:03:00Z">
            <w:rPr/>
          </w:rPrChange>
        </w:rPr>
        <w:t>MYSQL_DATABASE  SAE_DB_Metadata_P6</w:t>
      </w:r>
    </w:p>
    <w:p w14:paraId="2FD0F99E" w14:textId="77777777" w:rsidR="00F42727" w:rsidRPr="00D03B55" w:rsidDel="00D03B55" w:rsidRDefault="00F42727">
      <w:pPr>
        <w:rPr>
          <w:del w:id="838" w:author="Tom Stephens" w:date="2011-12-07T15:03:00Z"/>
          <w:rFonts w:ascii="Courier New" w:hAnsi="Courier New" w:cs="Courier New"/>
          <w:lang w:val="it-IT"/>
          <w:rPrChange w:id="839" w:author="Tom Stephens" w:date="2011-12-07T15:03:00Z">
            <w:rPr>
              <w:del w:id="840" w:author="Tom Stephens" w:date="2011-12-07T15:03:00Z"/>
            </w:rPr>
          </w:rPrChange>
        </w:rPr>
      </w:pPr>
    </w:p>
    <w:p w14:paraId="7F04F989" w14:textId="77777777" w:rsidR="00F42727" w:rsidRPr="00D03B55" w:rsidRDefault="00F42727">
      <w:pPr>
        <w:rPr>
          <w:rFonts w:ascii="Courier New" w:hAnsi="Courier New" w:cs="Courier New"/>
          <w:rPrChange w:id="841" w:author="Tom Stephens" w:date="2011-12-07T15:03:00Z">
            <w:rPr/>
          </w:rPrChange>
        </w:rPr>
      </w:pPr>
      <w:r w:rsidRPr="00D03B55">
        <w:rPr>
          <w:rFonts w:ascii="Courier New" w:hAnsi="Courier New" w:cs="Courier New"/>
          <w:rPrChange w:id="842" w:author="Tom Stephens" w:date="2011-12-07T15:03:00Z">
            <w:rPr/>
          </w:rPrChange>
        </w:rPr>
        <w:t>DB_TYPE         spacecraft</w:t>
      </w:r>
    </w:p>
    <w:p w14:paraId="7CE6067C" w14:textId="77777777" w:rsidR="00F42727" w:rsidRPr="00D03B55" w:rsidDel="00D03B55" w:rsidRDefault="00F42727">
      <w:pPr>
        <w:rPr>
          <w:del w:id="843" w:author="Tom Stephens" w:date="2011-12-07T15:03:00Z"/>
          <w:rFonts w:ascii="Courier New" w:hAnsi="Courier New" w:cs="Courier New"/>
          <w:rPrChange w:id="844" w:author="Tom Stephens" w:date="2011-12-07T15:03:00Z">
            <w:rPr>
              <w:del w:id="845" w:author="Tom Stephens" w:date="2011-12-07T15:03:00Z"/>
            </w:rPr>
          </w:rPrChange>
        </w:rPr>
      </w:pPr>
    </w:p>
    <w:p w14:paraId="1F93BDDB" w14:textId="77777777" w:rsidR="00F42727" w:rsidRPr="00D03B55" w:rsidRDefault="00F42727">
      <w:pPr>
        <w:rPr>
          <w:rFonts w:ascii="Courier New" w:hAnsi="Courier New" w:cs="Courier New"/>
          <w:rPrChange w:id="846" w:author="Tom Stephens" w:date="2011-12-07T15:03:00Z">
            <w:rPr/>
          </w:rPrChange>
        </w:rPr>
      </w:pPr>
      <w:r w:rsidRPr="00D03B55">
        <w:rPr>
          <w:rFonts w:ascii="Courier New" w:hAnsi="Courier New" w:cs="Courier New"/>
          <w:rPrChange w:id="847" w:author="Tom Stephens" w:date="2011-12-07T15:03:00Z">
            <w:rPr/>
          </w:rPrChange>
        </w:rPr>
        <w:t>TIME_BIN_SIZE   5184000.0</w:t>
      </w:r>
    </w:p>
    <w:p w14:paraId="01E74950" w14:textId="77777777" w:rsidR="00F42727" w:rsidRPr="00D03B55" w:rsidDel="00D03B55" w:rsidRDefault="00F42727">
      <w:pPr>
        <w:rPr>
          <w:del w:id="848" w:author="Tom Stephens" w:date="2011-12-07T15:03:00Z"/>
          <w:rFonts w:ascii="Courier New" w:hAnsi="Courier New" w:cs="Courier New"/>
          <w:rPrChange w:id="849" w:author="Tom Stephens" w:date="2011-12-07T15:03:00Z">
            <w:rPr>
              <w:del w:id="850" w:author="Tom Stephens" w:date="2011-12-07T15:03:00Z"/>
            </w:rPr>
          </w:rPrChange>
        </w:rPr>
      </w:pPr>
    </w:p>
    <w:p w14:paraId="20F431DE" w14:textId="77777777" w:rsidR="00F42727" w:rsidRPr="00D03B55" w:rsidRDefault="00F42727">
      <w:pPr>
        <w:rPr>
          <w:rFonts w:ascii="Courier New" w:hAnsi="Courier New" w:cs="Courier New"/>
          <w:rPrChange w:id="851" w:author="Tom Stephens" w:date="2011-12-07T15:03:00Z">
            <w:rPr/>
          </w:rPrChange>
        </w:rPr>
      </w:pPr>
      <w:r w:rsidRPr="00D03B55">
        <w:rPr>
          <w:rFonts w:ascii="Courier New" w:hAnsi="Courier New" w:cs="Courier New"/>
          <w:rPrChange w:id="852" w:author="Tom Stephens" w:date="2011-12-07T15:03:00Z">
            <w:rPr/>
          </w:rPrChange>
        </w:rPr>
        <w:t>ALLSKY_TIME_BIN_SIZE   604800.0</w:t>
      </w:r>
    </w:p>
    <w:p w14:paraId="5329E725" w14:textId="77777777" w:rsidR="00F42727" w:rsidRPr="00D03B55" w:rsidDel="00D03B55" w:rsidRDefault="00F42727">
      <w:pPr>
        <w:rPr>
          <w:del w:id="853" w:author="Tom Stephens" w:date="2011-12-07T15:03:00Z"/>
          <w:rFonts w:ascii="Courier New" w:hAnsi="Courier New" w:cs="Courier New"/>
          <w:rPrChange w:id="854" w:author="Tom Stephens" w:date="2011-12-07T15:03:00Z">
            <w:rPr>
              <w:del w:id="855" w:author="Tom Stephens" w:date="2011-12-07T15:03:00Z"/>
            </w:rPr>
          </w:rPrChange>
        </w:rPr>
      </w:pPr>
    </w:p>
    <w:p w14:paraId="09954A97" w14:textId="77777777" w:rsidR="00F42727" w:rsidRPr="00D03B55" w:rsidRDefault="00F42727">
      <w:pPr>
        <w:rPr>
          <w:rFonts w:ascii="Courier New" w:hAnsi="Courier New" w:cs="Courier New"/>
          <w:rPrChange w:id="856" w:author="Tom Stephens" w:date="2011-12-07T15:03:00Z">
            <w:rPr/>
          </w:rPrChange>
        </w:rPr>
      </w:pPr>
      <w:r w:rsidRPr="00D03B55">
        <w:rPr>
          <w:rFonts w:ascii="Courier New" w:hAnsi="Courier New" w:cs="Courier New"/>
          <w:rPrChange w:id="857" w:author="Tom Stephens" w:date="2011-12-07T15:03:00Z">
            <w:rPr/>
          </w:rPrChange>
        </w:rPr>
        <w:t xml:space="preserve">CONTROL_NODE    </w:t>
      </w:r>
      <w:proofErr w:type="spellStart"/>
      <w:r w:rsidRPr="00D03B55">
        <w:rPr>
          <w:rFonts w:ascii="Courier New" w:hAnsi="Courier New" w:cs="Courier New"/>
          <w:rPrChange w:id="858" w:author="Tom Stephens" w:date="2011-12-07T15:03:00Z">
            <w:rPr/>
          </w:rPrChange>
        </w:rPr>
        <w:t>glaser</w:t>
      </w:r>
      <w:proofErr w:type="spellEnd"/>
    </w:p>
    <w:p w14:paraId="3F5B35A8" w14:textId="77777777" w:rsidR="00F42727" w:rsidRPr="00D03B55" w:rsidDel="00D03B55" w:rsidRDefault="00F42727">
      <w:pPr>
        <w:rPr>
          <w:del w:id="859" w:author="Tom Stephens" w:date="2011-12-07T15:03:00Z"/>
          <w:rFonts w:ascii="Courier New" w:hAnsi="Courier New" w:cs="Courier New"/>
          <w:rPrChange w:id="860" w:author="Tom Stephens" w:date="2011-12-07T15:03:00Z">
            <w:rPr>
              <w:del w:id="861" w:author="Tom Stephens" w:date="2011-12-07T15:03:00Z"/>
            </w:rPr>
          </w:rPrChange>
        </w:rPr>
      </w:pPr>
    </w:p>
    <w:p w14:paraId="29264DB7" w14:textId="77777777" w:rsidR="00F42727" w:rsidRPr="00D03B55" w:rsidRDefault="00F42727">
      <w:pPr>
        <w:rPr>
          <w:rFonts w:ascii="Courier New" w:hAnsi="Courier New" w:cs="Courier New"/>
          <w:rPrChange w:id="862" w:author="Tom Stephens" w:date="2011-12-07T15:03:00Z">
            <w:rPr/>
          </w:rPrChange>
        </w:rPr>
      </w:pPr>
      <w:r w:rsidRPr="00D03B55">
        <w:rPr>
          <w:rFonts w:ascii="Courier New" w:hAnsi="Courier New" w:cs="Courier New"/>
          <w:rPrChange w:id="863" w:author="Tom Stephens" w:date="2011-12-07T15:03:00Z">
            <w:rPr/>
          </w:rPrChange>
        </w:rPr>
        <w:t xml:space="preserve">DB_USERNAME     </w:t>
      </w:r>
      <w:proofErr w:type="spellStart"/>
      <w:r w:rsidRPr="00D03B55">
        <w:rPr>
          <w:rFonts w:ascii="Courier New" w:hAnsi="Courier New" w:cs="Courier New"/>
          <w:rPrChange w:id="864" w:author="Tom Stephens" w:date="2011-12-07T15:03:00Z">
            <w:rPr/>
          </w:rPrChange>
        </w:rPr>
        <w:t>gsscops</w:t>
      </w:r>
      <w:proofErr w:type="spellEnd"/>
    </w:p>
    <w:p w14:paraId="3D803D99" w14:textId="77777777" w:rsidR="00F42727" w:rsidRPr="00D03B55" w:rsidDel="00D03B55" w:rsidRDefault="00F42727">
      <w:pPr>
        <w:rPr>
          <w:del w:id="865" w:author="Tom Stephens" w:date="2011-12-07T15:03:00Z"/>
          <w:rFonts w:ascii="Courier New" w:hAnsi="Courier New" w:cs="Courier New"/>
          <w:rPrChange w:id="866" w:author="Tom Stephens" w:date="2011-12-07T15:03:00Z">
            <w:rPr>
              <w:del w:id="867" w:author="Tom Stephens" w:date="2011-12-07T15:03:00Z"/>
            </w:rPr>
          </w:rPrChange>
        </w:rPr>
      </w:pPr>
    </w:p>
    <w:p w14:paraId="7BC7E16F" w14:textId="77777777" w:rsidR="00F42727" w:rsidRPr="00D03B55" w:rsidRDefault="00F42727">
      <w:pPr>
        <w:rPr>
          <w:rFonts w:ascii="Courier New" w:hAnsi="Courier New" w:cs="Courier New"/>
          <w:rPrChange w:id="868" w:author="Tom Stephens" w:date="2011-12-07T15:03:00Z">
            <w:rPr/>
          </w:rPrChange>
        </w:rPr>
      </w:pPr>
      <w:r w:rsidRPr="00D03B55">
        <w:rPr>
          <w:rFonts w:ascii="Courier New" w:hAnsi="Courier New" w:cs="Courier New"/>
          <w:rPrChange w:id="869" w:author="Tom Stephens" w:date="2011-12-07T15:03:00Z">
            <w:rPr/>
          </w:rPrChange>
        </w:rPr>
        <w:t xml:space="preserve">DB_PASSWORD     </w:t>
      </w:r>
      <w:proofErr w:type="spellStart"/>
      <w:r w:rsidRPr="00D03B55">
        <w:rPr>
          <w:rFonts w:ascii="Courier New" w:hAnsi="Courier New" w:cs="Courier New"/>
          <w:rPrChange w:id="870" w:author="Tom Stephens" w:date="2011-12-07T15:03:00Z">
            <w:rPr/>
          </w:rPrChange>
        </w:rPr>
        <w:t>gsscops</w:t>
      </w:r>
      <w:proofErr w:type="spellEnd"/>
    </w:p>
    <w:p w14:paraId="3E204AC6" w14:textId="77777777" w:rsidR="00F42727" w:rsidRPr="00D03B55" w:rsidDel="00D03B55" w:rsidRDefault="00F42727">
      <w:pPr>
        <w:rPr>
          <w:del w:id="871" w:author="Tom Stephens" w:date="2011-12-07T15:03:00Z"/>
          <w:rFonts w:ascii="Courier New" w:hAnsi="Courier New" w:cs="Courier New"/>
          <w:rPrChange w:id="872" w:author="Tom Stephens" w:date="2011-12-07T15:03:00Z">
            <w:rPr>
              <w:del w:id="873" w:author="Tom Stephens" w:date="2011-12-07T15:03:00Z"/>
            </w:rPr>
          </w:rPrChange>
        </w:rPr>
      </w:pPr>
    </w:p>
    <w:p w14:paraId="77E153AF" w14:textId="77777777" w:rsidR="00F42727" w:rsidRPr="00D03B55" w:rsidRDefault="00F42727">
      <w:pPr>
        <w:rPr>
          <w:rFonts w:ascii="Courier New" w:hAnsi="Courier New" w:cs="Courier New"/>
          <w:rPrChange w:id="874" w:author="Tom Stephens" w:date="2011-12-07T15:03:00Z">
            <w:rPr/>
          </w:rPrChange>
        </w:rPr>
      </w:pPr>
      <w:r w:rsidRPr="00D03B55">
        <w:rPr>
          <w:rFonts w:ascii="Courier New" w:hAnsi="Courier New" w:cs="Courier New"/>
          <w:rPrChange w:id="875" w:author="Tom Stephens" w:date="2011-12-07T15:03:00Z">
            <w:rPr/>
          </w:rPrChange>
        </w:rPr>
        <w:t xml:space="preserve">PAGE_SYSTEM     </w:t>
      </w:r>
      <w:proofErr w:type="spellStart"/>
      <w:r w:rsidRPr="00D03B55">
        <w:rPr>
          <w:rFonts w:ascii="Courier New" w:hAnsi="Courier New" w:cs="Courier New"/>
          <w:rPrChange w:id="876" w:author="Tom Stephens" w:date="2011-12-07T15:03:00Z">
            <w:rPr/>
          </w:rPrChange>
        </w:rPr>
        <w:t>Data_Server</w:t>
      </w:r>
      <w:proofErr w:type="spellEnd"/>
    </w:p>
    <w:p w14:paraId="1A5464E6" w14:textId="77777777" w:rsidR="00F42727" w:rsidRPr="00D03B55" w:rsidDel="00D03B55" w:rsidRDefault="00F42727">
      <w:pPr>
        <w:rPr>
          <w:del w:id="877" w:author="Tom Stephens" w:date="2011-12-07T15:03:00Z"/>
          <w:rFonts w:ascii="Courier New" w:hAnsi="Courier New" w:cs="Courier New"/>
          <w:rPrChange w:id="878" w:author="Tom Stephens" w:date="2011-12-07T15:03:00Z">
            <w:rPr>
              <w:del w:id="879" w:author="Tom Stephens" w:date="2011-12-07T15:03:00Z"/>
            </w:rPr>
          </w:rPrChange>
        </w:rPr>
      </w:pPr>
    </w:p>
    <w:p w14:paraId="32AF9D01" w14:textId="77777777" w:rsidR="00F42727" w:rsidRPr="00D03B55" w:rsidRDefault="00F42727">
      <w:pPr>
        <w:rPr>
          <w:rFonts w:ascii="Courier New" w:hAnsi="Courier New" w:cs="Courier New"/>
          <w:rPrChange w:id="880" w:author="Tom Stephens" w:date="2011-12-07T15:03:00Z">
            <w:rPr/>
          </w:rPrChange>
        </w:rPr>
      </w:pPr>
      <w:r w:rsidRPr="00D03B55">
        <w:rPr>
          <w:rFonts w:ascii="Courier New" w:hAnsi="Courier New" w:cs="Courier New"/>
          <w:rPrChange w:id="881" w:author="Tom Stephens" w:date="2011-12-07T15:03:00Z">
            <w:rPr/>
          </w:rPrChange>
        </w:rPr>
        <w:t>ENABLE_PAGING   true</w:t>
      </w:r>
    </w:p>
    <w:p w14:paraId="1626F3DA" w14:textId="77777777" w:rsidR="00F42727" w:rsidRPr="00D03B55" w:rsidDel="00D03B55" w:rsidRDefault="00F42727">
      <w:pPr>
        <w:rPr>
          <w:del w:id="882" w:author="Tom Stephens" w:date="2011-12-07T15:03:00Z"/>
          <w:rFonts w:ascii="Courier New" w:hAnsi="Courier New" w:cs="Courier New"/>
          <w:rPrChange w:id="883" w:author="Tom Stephens" w:date="2011-12-07T15:03:00Z">
            <w:rPr>
              <w:del w:id="884" w:author="Tom Stephens" w:date="2011-12-07T15:03:00Z"/>
            </w:rPr>
          </w:rPrChange>
        </w:rPr>
      </w:pPr>
    </w:p>
    <w:p w14:paraId="6F65A66B" w14:textId="77777777" w:rsidR="00F42727" w:rsidRDefault="00F42727">
      <w:pPr>
        <w:rPr>
          <w:ins w:id="885" w:author="Tom Stephens" w:date="2011-12-07T15:03:00Z"/>
          <w:rFonts w:ascii="Courier New" w:hAnsi="Courier New" w:cs="Courier New"/>
        </w:rPr>
      </w:pPr>
      <w:r w:rsidRPr="00D03B55">
        <w:rPr>
          <w:rFonts w:ascii="Courier New" w:hAnsi="Courier New" w:cs="Courier New"/>
          <w:rPrChange w:id="886" w:author="Tom Stephens" w:date="2011-12-07T15:03:00Z">
            <w:rPr/>
          </w:rPrChange>
        </w:rPr>
        <w:t>PROC_VER        none</w:t>
      </w:r>
    </w:p>
    <w:p w14:paraId="29AE47DD" w14:textId="77777777" w:rsidR="00D03B55" w:rsidRPr="00D03B55" w:rsidRDefault="00D03B55">
      <w:pPr>
        <w:numPr>
          <w:ins w:id="887" w:author="Tom Stephens" w:date="2011-12-07T15:03:00Z"/>
        </w:numPr>
        <w:rPr>
          <w:rFonts w:ascii="Courier New" w:hAnsi="Courier New" w:cs="Courier New"/>
          <w:rPrChange w:id="888" w:author="Tom Stephens" w:date="2011-12-07T15:03:00Z">
            <w:rPr/>
          </w:rPrChange>
        </w:rPr>
      </w:pPr>
    </w:p>
    <w:p w14:paraId="1E07BFD4" w14:textId="77777777" w:rsidR="00F42727" w:rsidDel="00D03B55" w:rsidRDefault="00F42727">
      <w:pPr>
        <w:rPr>
          <w:del w:id="889" w:author="Tom Stephens" w:date="2011-12-07T15:03:00Z"/>
        </w:rPr>
      </w:pPr>
    </w:p>
    <w:p w14:paraId="2A56F9FD" w14:textId="77777777" w:rsidR="00F42727" w:rsidRDefault="00F42727">
      <w:pPr>
        <w:pStyle w:val="Heading2"/>
        <w:numPr>
          <w:numberingChange w:id="890" w:author="Tom Stephens" w:date="2011-12-07T12:44:00Z" w:original="%1:4:0:.%2:4:0:"/>
        </w:numPr>
      </w:pPr>
      <w:bookmarkStart w:id="891" w:name="_toc1299"/>
      <w:bookmarkEnd w:id="891"/>
      <w:r>
        <w:t>Ingest Configuration File</w:t>
      </w:r>
    </w:p>
    <w:p w14:paraId="65C12DCF" w14:textId="77777777" w:rsidR="00F42727" w:rsidRDefault="00F42727">
      <w:r>
        <w:tab/>
        <w:t xml:space="preserve">The ingest system uses the same configuration file as the server it is ingesting data for.  </w:t>
      </w:r>
      <w:proofErr w:type="gramStart"/>
      <w:r>
        <w:t>Thus</w:t>
      </w:r>
      <w:proofErr w:type="gramEnd"/>
      <w:r>
        <w:t xml:space="preserve"> it parses the same configuration files as presented in sections </w:t>
      </w:r>
      <w:r>
        <w:fldChar w:fldCharType="begin"/>
      </w:r>
      <w:r>
        <w:instrText xml:space="preserve"> REF _Ref104258909 \n \h </w:instrText>
      </w:r>
      <w:r>
        <w:fldChar w:fldCharType="separate"/>
      </w:r>
      <w:r>
        <w:t>4.2</w:t>
      </w:r>
      <w:r>
        <w:fldChar w:fldCharType="end"/>
      </w:r>
      <w:r>
        <w:t xml:space="preserve"> and </w:t>
      </w:r>
      <w:r>
        <w:fldChar w:fldCharType="begin"/>
      </w:r>
      <w:r>
        <w:instrText xml:space="preserve"> REF _Ref104258916 \n \h </w:instrText>
      </w:r>
      <w:r>
        <w:fldChar w:fldCharType="separate"/>
      </w:r>
      <w:r>
        <w:t>4.3</w:t>
      </w:r>
      <w:r>
        <w:fldChar w:fldCharType="end"/>
      </w:r>
      <w:r>
        <w:t>.</w:t>
      </w:r>
    </w:p>
    <w:p w14:paraId="3F07424E" w14:textId="77777777" w:rsidR="00F42727" w:rsidRDefault="00F42727">
      <w:pPr>
        <w:pStyle w:val="Heading1"/>
        <w:pageBreakBefore/>
        <w:numPr>
          <w:numberingChange w:id="892" w:author="Tom Stephens" w:date="2011-12-07T12:44:00Z" w:original="%1:5:0:"/>
        </w:numPr>
      </w:pPr>
      <w:bookmarkStart w:id="893" w:name="_toc1301"/>
      <w:bookmarkStart w:id="894" w:name="_Ref107387038"/>
      <w:bookmarkEnd w:id="893"/>
      <w:r>
        <w:lastRenderedPageBreak/>
        <w:t>Defined System Messages</w:t>
      </w:r>
      <w:bookmarkEnd w:id="894"/>
    </w:p>
    <w:p w14:paraId="14877797" w14:textId="77777777" w:rsidR="00F42727" w:rsidRDefault="00F42727">
      <w:r>
        <w:tab/>
      </w:r>
      <w:proofErr w:type="gramStart"/>
      <w:r>
        <w:t>In order for</w:t>
      </w:r>
      <w:proofErr w:type="gramEnd"/>
      <w:r>
        <w:t xml:space="preserve"> the various systems to communicate with one another various messages must be passed between the various components.  This section describes the method of message transfer and the various messages and their content.</w:t>
      </w:r>
    </w:p>
    <w:p w14:paraId="2C0399BF" w14:textId="77777777" w:rsidR="00F42727" w:rsidRDefault="00F42727">
      <w:pPr>
        <w:pStyle w:val="Heading2"/>
        <w:numPr>
          <w:numberingChange w:id="895" w:author="Tom Stephens" w:date="2011-12-07T12:44:00Z" w:original="%1:5:0:.%2:1:0:"/>
        </w:numPr>
      </w:pPr>
      <w:bookmarkStart w:id="896" w:name="_toc1303"/>
      <w:bookmarkEnd w:id="896"/>
      <w:r>
        <w:t>Message Structure</w:t>
      </w:r>
    </w:p>
    <w:p w14:paraId="212E0F94" w14:textId="77777777" w:rsidR="00F42727" w:rsidRDefault="00F42727">
      <w:r>
        <w:tab/>
        <w:t xml:space="preserve">The messages themselves consist of a short header followed by the body of the message.  The header contains three elements giving the message type, an identifying string and a message size in number of lines.  The body is a series of strings containing </w:t>
      </w:r>
      <w:proofErr w:type="gramStart"/>
      <w:r>
        <w:t>the message</w:t>
      </w:r>
      <w:proofErr w:type="gramEnd"/>
      <w:r>
        <w:t xml:space="preserve"> data.  The components of the message are described in </w:t>
      </w:r>
      <w:r>
        <w:fldChar w:fldCharType="begin"/>
      </w:r>
      <w:r>
        <w:instrText xml:space="preserve"> REF _Ref104352929 \h </w:instrText>
      </w:r>
      <w:r>
        <w:fldChar w:fldCharType="separate"/>
      </w:r>
      <w:r>
        <w:t>Table 3</w:t>
      </w:r>
      <w:r>
        <w:fldChar w:fldCharType="end"/>
      </w:r>
      <w:r>
        <w:t>.</w:t>
      </w:r>
    </w:p>
    <w:p w14:paraId="7F185669" w14:textId="77777777" w:rsidR="00F42727" w:rsidRDefault="00F42727"/>
    <w:p w14:paraId="63B7FC71" w14:textId="77777777" w:rsidR="00F42727" w:rsidRDefault="00F42727">
      <w:pPr>
        <w:pStyle w:val="Caption"/>
        <w:keepNext/>
        <w:rPr>
          <w:b w:val="0"/>
        </w:rPr>
      </w:pPr>
      <w:bookmarkStart w:id="897" w:name="_Ref104352929"/>
      <w:r>
        <w:t xml:space="preserve">Table </w:t>
      </w:r>
      <w:fldSimple w:instr=" SEQ &quot;Table&quot; \*Arabic ">
        <w:r>
          <w:t>3</w:t>
        </w:r>
      </w:fldSimple>
      <w:bookmarkEnd w:id="897"/>
      <w:r>
        <w:t xml:space="preserve"> - </w:t>
      </w:r>
      <w:r>
        <w:rPr>
          <w:b w:val="0"/>
        </w:rPr>
        <w:t>Components of a database message.</w:t>
      </w:r>
    </w:p>
    <w:tbl>
      <w:tblPr>
        <w:tblW w:w="0" w:type="auto"/>
        <w:tblInd w:w="-30" w:type="dxa"/>
        <w:tblLayout w:type="fixed"/>
        <w:tblLook w:val="0000" w:firstRow="0" w:lastRow="0" w:firstColumn="0" w:lastColumn="0" w:noHBand="0" w:noVBand="0"/>
      </w:tblPr>
      <w:tblGrid>
        <w:gridCol w:w="2481"/>
        <w:gridCol w:w="1260"/>
        <w:gridCol w:w="6720"/>
      </w:tblGrid>
      <w:tr w:rsidR="00F42727" w14:paraId="1BC55EE5" w14:textId="77777777">
        <w:trPr>
          <w:trHeight w:val="276"/>
        </w:trPr>
        <w:tc>
          <w:tcPr>
            <w:tcW w:w="2481" w:type="dxa"/>
            <w:vMerge w:val="restart"/>
            <w:tcBorders>
              <w:top w:val="single" w:sz="4" w:space="0" w:color="000000"/>
              <w:left w:val="single" w:sz="4" w:space="0" w:color="000000"/>
              <w:bottom w:val="single" w:sz="4" w:space="0" w:color="000000"/>
            </w:tcBorders>
          </w:tcPr>
          <w:p w14:paraId="245C7676" w14:textId="77777777" w:rsidR="00F42727" w:rsidRDefault="00F42727">
            <w:pPr>
              <w:snapToGrid w:val="0"/>
            </w:pPr>
            <w:r>
              <w:t>Component</w:t>
            </w:r>
          </w:p>
        </w:tc>
        <w:tc>
          <w:tcPr>
            <w:tcW w:w="1260" w:type="dxa"/>
            <w:vMerge w:val="restart"/>
            <w:tcBorders>
              <w:top w:val="single" w:sz="4" w:space="0" w:color="000000"/>
              <w:left w:val="single" w:sz="4" w:space="0" w:color="000000"/>
              <w:bottom w:val="single" w:sz="4" w:space="0" w:color="000000"/>
            </w:tcBorders>
          </w:tcPr>
          <w:p w14:paraId="0A394691" w14:textId="77777777" w:rsidR="00F42727" w:rsidRDefault="00F42727">
            <w:pPr>
              <w:snapToGrid w:val="0"/>
            </w:pPr>
            <w:r>
              <w:t>Data Type</w:t>
            </w:r>
          </w:p>
        </w:tc>
        <w:tc>
          <w:tcPr>
            <w:tcW w:w="6720" w:type="dxa"/>
            <w:vMerge w:val="restart"/>
            <w:tcBorders>
              <w:top w:val="single" w:sz="4" w:space="0" w:color="000000"/>
              <w:left w:val="single" w:sz="4" w:space="0" w:color="000000"/>
              <w:bottom w:val="single" w:sz="4" w:space="0" w:color="000000"/>
              <w:right w:val="single" w:sz="4" w:space="0" w:color="000000"/>
            </w:tcBorders>
          </w:tcPr>
          <w:p w14:paraId="5254D6E8" w14:textId="77777777" w:rsidR="00F42727" w:rsidRDefault="00F42727">
            <w:pPr>
              <w:snapToGrid w:val="0"/>
            </w:pPr>
            <w:r>
              <w:t>Description</w:t>
            </w:r>
          </w:p>
        </w:tc>
      </w:tr>
      <w:tr w:rsidR="00F42727" w14:paraId="2529DD67" w14:textId="77777777">
        <w:trPr>
          <w:trHeight w:val="276"/>
        </w:trPr>
        <w:tc>
          <w:tcPr>
            <w:tcW w:w="2481" w:type="dxa"/>
            <w:vMerge w:val="restart"/>
            <w:tcBorders>
              <w:top w:val="single" w:sz="4" w:space="0" w:color="000000"/>
              <w:left w:val="single" w:sz="4" w:space="0" w:color="000000"/>
              <w:bottom w:val="single" w:sz="4" w:space="0" w:color="000000"/>
            </w:tcBorders>
          </w:tcPr>
          <w:p w14:paraId="7DD63E25" w14:textId="77777777" w:rsidR="00F42727" w:rsidRDefault="00F42727">
            <w:pPr>
              <w:snapToGrid w:val="0"/>
            </w:pPr>
            <w:r>
              <w:t>Message ID</w:t>
            </w:r>
          </w:p>
        </w:tc>
        <w:tc>
          <w:tcPr>
            <w:tcW w:w="1260" w:type="dxa"/>
            <w:vMerge w:val="restart"/>
            <w:tcBorders>
              <w:top w:val="single" w:sz="4" w:space="0" w:color="000000"/>
              <w:left w:val="single" w:sz="4" w:space="0" w:color="000000"/>
              <w:bottom w:val="single" w:sz="4" w:space="0" w:color="000000"/>
            </w:tcBorders>
          </w:tcPr>
          <w:p w14:paraId="1F1B122C" w14:textId="77777777" w:rsidR="00F42727" w:rsidRDefault="00F42727">
            <w:pPr>
              <w:snapToGrid w:val="0"/>
            </w:pPr>
            <w:r>
              <w:t>Integer</w:t>
            </w:r>
          </w:p>
        </w:tc>
        <w:tc>
          <w:tcPr>
            <w:tcW w:w="6720" w:type="dxa"/>
            <w:vMerge w:val="restart"/>
            <w:tcBorders>
              <w:top w:val="single" w:sz="4" w:space="0" w:color="000000"/>
              <w:left w:val="single" w:sz="4" w:space="0" w:color="000000"/>
              <w:bottom w:val="single" w:sz="4" w:space="0" w:color="000000"/>
              <w:right w:val="single" w:sz="4" w:space="0" w:color="000000"/>
            </w:tcBorders>
          </w:tcPr>
          <w:p w14:paraId="6C94D7DB" w14:textId="77777777" w:rsidR="00F42727" w:rsidRDefault="00F42727">
            <w:pPr>
              <w:snapToGrid w:val="0"/>
            </w:pPr>
            <w:r>
              <w:t xml:space="preserve">The message ID </w:t>
            </w:r>
            <w:proofErr w:type="gramStart"/>
            <w:r>
              <w:t>value</w:t>
            </w:r>
            <w:proofErr w:type="gramEnd"/>
            <w:r>
              <w:t xml:space="preserve"> signifying what type of message is being sent/received.  This allows the receiving system to process the message properly.  Always transmitted in network byte order</w:t>
            </w:r>
          </w:p>
        </w:tc>
      </w:tr>
      <w:tr w:rsidR="00F42727" w14:paraId="4F7D38A8" w14:textId="77777777">
        <w:trPr>
          <w:trHeight w:val="276"/>
        </w:trPr>
        <w:tc>
          <w:tcPr>
            <w:tcW w:w="2481" w:type="dxa"/>
            <w:vMerge w:val="restart"/>
            <w:tcBorders>
              <w:top w:val="single" w:sz="4" w:space="0" w:color="000000"/>
              <w:left w:val="single" w:sz="4" w:space="0" w:color="000000"/>
              <w:bottom w:val="single" w:sz="4" w:space="0" w:color="000000"/>
            </w:tcBorders>
          </w:tcPr>
          <w:p w14:paraId="521F812C" w14:textId="77777777" w:rsidR="00F42727" w:rsidRDefault="00F42727">
            <w:pPr>
              <w:snapToGrid w:val="0"/>
            </w:pPr>
            <w:r>
              <w:t>ID String</w:t>
            </w:r>
          </w:p>
        </w:tc>
        <w:tc>
          <w:tcPr>
            <w:tcW w:w="1260" w:type="dxa"/>
            <w:vMerge w:val="restart"/>
            <w:tcBorders>
              <w:top w:val="single" w:sz="4" w:space="0" w:color="000000"/>
              <w:left w:val="single" w:sz="4" w:space="0" w:color="000000"/>
              <w:bottom w:val="single" w:sz="4" w:space="0" w:color="000000"/>
            </w:tcBorders>
          </w:tcPr>
          <w:p w14:paraId="1DAB5D23" w14:textId="77777777" w:rsidR="00F42727" w:rsidRDefault="00F42727">
            <w:pPr>
              <w:snapToGrid w:val="0"/>
            </w:pPr>
            <w:r>
              <w:t>String</w:t>
            </w:r>
          </w:p>
        </w:tc>
        <w:tc>
          <w:tcPr>
            <w:tcW w:w="6720" w:type="dxa"/>
            <w:vMerge w:val="restart"/>
            <w:tcBorders>
              <w:top w:val="single" w:sz="4" w:space="0" w:color="000000"/>
              <w:left w:val="single" w:sz="4" w:space="0" w:color="000000"/>
              <w:bottom w:val="single" w:sz="4" w:space="0" w:color="000000"/>
              <w:right w:val="single" w:sz="4" w:space="0" w:color="000000"/>
            </w:tcBorders>
          </w:tcPr>
          <w:p w14:paraId="5220CD9F" w14:textId="77777777" w:rsidR="00F42727" w:rsidRDefault="00F42727">
            <w:pPr>
              <w:snapToGrid w:val="0"/>
            </w:pPr>
            <w:r>
              <w:t>A string identifying the query that the message is associated with.  The query ID is generated by the web script or command line tool and should be propagated throughout the system.  This is used to look up data in metadata tables and pull information from internal data structures related to the query.  If the message is not specifically associated with a query (such as a server status request) an appropriate identifier should be used.</w:t>
            </w:r>
          </w:p>
        </w:tc>
      </w:tr>
      <w:tr w:rsidR="00F42727" w14:paraId="2DB3885B" w14:textId="77777777">
        <w:trPr>
          <w:trHeight w:val="276"/>
        </w:trPr>
        <w:tc>
          <w:tcPr>
            <w:tcW w:w="2481" w:type="dxa"/>
            <w:vMerge w:val="restart"/>
            <w:tcBorders>
              <w:top w:val="single" w:sz="4" w:space="0" w:color="000000"/>
              <w:left w:val="single" w:sz="4" w:space="0" w:color="000000"/>
              <w:bottom w:val="single" w:sz="4" w:space="0" w:color="000000"/>
            </w:tcBorders>
          </w:tcPr>
          <w:p w14:paraId="11F37474" w14:textId="77777777" w:rsidR="00F42727" w:rsidRDefault="00F42727">
            <w:pPr>
              <w:snapToGrid w:val="0"/>
            </w:pPr>
            <w:r>
              <w:t>Message Size</w:t>
            </w:r>
          </w:p>
        </w:tc>
        <w:tc>
          <w:tcPr>
            <w:tcW w:w="1260" w:type="dxa"/>
            <w:vMerge w:val="restart"/>
            <w:tcBorders>
              <w:top w:val="single" w:sz="4" w:space="0" w:color="000000"/>
              <w:left w:val="single" w:sz="4" w:space="0" w:color="000000"/>
              <w:bottom w:val="single" w:sz="4" w:space="0" w:color="000000"/>
            </w:tcBorders>
          </w:tcPr>
          <w:p w14:paraId="43C73D70" w14:textId="77777777" w:rsidR="00F42727" w:rsidRDefault="00F42727">
            <w:pPr>
              <w:snapToGrid w:val="0"/>
            </w:pPr>
            <w:r>
              <w:t>Integer</w:t>
            </w:r>
          </w:p>
        </w:tc>
        <w:tc>
          <w:tcPr>
            <w:tcW w:w="6720" w:type="dxa"/>
            <w:vMerge w:val="restart"/>
            <w:tcBorders>
              <w:top w:val="single" w:sz="4" w:space="0" w:color="000000"/>
              <w:left w:val="single" w:sz="4" w:space="0" w:color="000000"/>
              <w:bottom w:val="single" w:sz="4" w:space="0" w:color="000000"/>
              <w:right w:val="single" w:sz="4" w:space="0" w:color="000000"/>
            </w:tcBorders>
          </w:tcPr>
          <w:p w14:paraId="4D8CCD79" w14:textId="77777777" w:rsidR="00F42727" w:rsidRDefault="00F42727">
            <w:pPr>
              <w:snapToGrid w:val="0"/>
            </w:pPr>
            <w:r>
              <w:t>The number of array elements in the following message body.  Always transmitted in network byte order.</w:t>
            </w:r>
          </w:p>
        </w:tc>
      </w:tr>
      <w:tr w:rsidR="00F42727" w14:paraId="0550508E" w14:textId="77777777">
        <w:trPr>
          <w:trHeight w:val="962"/>
        </w:trPr>
        <w:tc>
          <w:tcPr>
            <w:tcW w:w="2481" w:type="dxa"/>
            <w:vMerge w:val="restart"/>
            <w:tcBorders>
              <w:top w:val="single" w:sz="4" w:space="0" w:color="000000"/>
              <w:left w:val="single" w:sz="4" w:space="0" w:color="000000"/>
              <w:bottom w:val="single" w:sz="4" w:space="0" w:color="000000"/>
            </w:tcBorders>
          </w:tcPr>
          <w:p w14:paraId="5B82C607" w14:textId="77777777" w:rsidR="00F42727" w:rsidRDefault="00F42727">
            <w:pPr>
              <w:snapToGrid w:val="0"/>
            </w:pPr>
            <w:r>
              <w:t>Message Body</w:t>
            </w:r>
          </w:p>
        </w:tc>
        <w:tc>
          <w:tcPr>
            <w:tcW w:w="1260" w:type="dxa"/>
            <w:vMerge w:val="restart"/>
            <w:tcBorders>
              <w:top w:val="single" w:sz="4" w:space="0" w:color="000000"/>
              <w:left w:val="single" w:sz="4" w:space="0" w:color="000000"/>
              <w:bottom w:val="single" w:sz="4" w:space="0" w:color="000000"/>
            </w:tcBorders>
          </w:tcPr>
          <w:p w14:paraId="42F3D282" w14:textId="77777777" w:rsidR="00F42727" w:rsidRDefault="00F42727">
            <w:pPr>
              <w:snapToGrid w:val="0"/>
            </w:pPr>
            <w:r>
              <w:t>Array of strings</w:t>
            </w:r>
          </w:p>
        </w:tc>
        <w:tc>
          <w:tcPr>
            <w:tcW w:w="6720" w:type="dxa"/>
            <w:vMerge w:val="restart"/>
            <w:tcBorders>
              <w:top w:val="single" w:sz="4" w:space="0" w:color="000000"/>
              <w:left w:val="single" w:sz="4" w:space="0" w:color="000000"/>
              <w:bottom w:val="single" w:sz="4" w:space="0" w:color="000000"/>
              <w:right w:val="single" w:sz="4" w:space="0" w:color="000000"/>
            </w:tcBorders>
          </w:tcPr>
          <w:p w14:paraId="1EDFA882" w14:textId="77777777" w:rsidR="00F42727" w:rsidRDefault="00F42727">
            <w:pPr>
              <w:snapToGrid w:val="0"/>
            </w:pPr>
            <w:r>
              <w:t>This is a free form section that varies from message to message containing any additional information needed by the receiving program to process the message.  Any numbers to be transmitted will be encoded into strings with the required precision.</w:t>
            </w:r>
          </w:p>
        </w:tc>
      </w:tr>
    </w:tbl>
    <w:p w14:paraId="752F1C71" w14:textId="77777777" w:rsidR="00F42727" w:rsidRDefault="00F42727"/>
    <w:p w14:paraId="2B63187B" w14:textId="77777777" w:rsidR="00F42727" w:rsidRDefault="00F42727">
      <w:pPr>
        <w:pStyle w:val="Heading2"/>
        <w:numPr>
          <w:numberingChange w:id="898" w:author="Tom Stephens" w:date="2011-12-07T12:44:00Z" w:original="%1:5:0:.%2:2:0:"/>
        </w:numPr>
      </w:pPr>
      <w:bookmarkStart w:id="899" w:name="_toc1355"/>
      <w:bookmarkEnd w:id="899"/>
      <w:r>
        <w:t>Message Transport</w:t>
      </w:r>
    </w:p>
    <w:p w14:paraId="13AF0339" w14:textId="77777777" w:rsidR="00F42727" w:rsidRDefault="00F42727">
      <w:r>
        <w:tab/>
        <w:t>The messages are transferred via TCP/IP socket connections between the various programs and scripts.  Each program operates as either a server or client for establishing connections to the other elements.</w:t>
      </w:r>
    </w:p>
    <w:p w14:paraId="3C1B61B2" w14:textId="77777777" w:rsidR="00F42727" w:rsidRDefault="00F42727">
      <w:r>
        <w:tab/>
        <w:t xml:space="preserve">The transmission of the message is prefaced by sending an </w:t>
      </w:r>
      <w:proofErr w:type="gramStart"/>
      <w:r>
        <w:t>integer,</w:t>
      </w:r>
      <w:proofErr w:type="gramEnd"/>
      <w:r>
        <w:t xml:space="preserve"> in network byte order, specifying the total number of bytes to be transmitted in the following message.  The message is then transmitted with each element of the message separated by newline characters (0x10).  The individual lines of the message body are also separated by newline characters when transmitted.  The number of bytes transmitted in the preface value should include the newline characters in the count.  </w:t>
      </w:r>
    </w:p>
    <w:p w14:paraId="017FC827" w14:textId="77777777" w:rsidR="00F42727" w:rsidRDefault="00F42727">
      <w:r>
        <w:tab/>
      </w:r>
      <w:r>
        <w:fldChar w:fldCharType="begin"/>
      </w:r>
      <w:r>
        <w:instrText xml:space="preserve"> REF _Ref104264952 \h </w:instrText>
      </w:r>
      <w:r>
        <w:fldChar w:fldCharType="separate"/>
      </w:r>
      <w:r>
        <w:t>Figure 4</w:t>
      </w:r>
      <w:r>
        <w:fldChar w:fldCharType="end"/>
      </w:r>
      <w:r>
        <w:t xml:space="preserve"> shows the layout of the message transmission scheme.  The blue elements are the message components.  The green are the newline delimiters.  Also indicated is the size of the fields.</w:t>
      </w:r>
    </w:p>
    <w:p w14:paraId="1E2E3585" w14:textId="77777777" w:rsidR="00F42727" w:rsidRDefault="00F42727">
      <w:r>
        <w:lastRenderedPageBreak/>
        <w:tab/>
      </w:r>
    </w:p>
    <w:p w14:paraId="6DC7EF61" w14:textId="77777777" w:rsidR="00F42727" w:rsidRDefault="00A044B9">
      <w:pPr>
        <w:keepNext/>
      </w:pPr>
      <w:r>
        <w:pict w14:anchorId="2B1BD9B8">
          <v:shape id="_x0000_i1029" type="#_x0000_t75" style="width:468.5pt;height:212.5pt" filled="t">
            <v:fill color2="black"/>
            <v:imagedata r:id="rId139" o:title=""/>
          </v:shape>
        </w:pict>
      </w:r>
    </w:p>
    <w:p w14:paraId="2A374D32" w14:textId="77777777" w:rsidR="00F42727" w:rsidRDefault="00F42727">
      <w:pPr>
        <w:pStyle w:val="Caption"/>
        <w:rPr>
          <w:b w:val="0"/>
        </w:rPr>
      </w:pPr>
      <w:bookmarkStart w:id="900" w:name="_Ref104264952"/>
      <w:r>
        <w:t xml:space="preserve">Figure </w:t>
      </w:r>
      <w:fldSimple w:instr=" SEQ &quot;Figure&quot; \*Arabic ">
        <w:r>
          <w:t>4</w:t>
        </w:r>
      </w:fldSimple>
      <w:bookmarkEnd w:id="900"/>
      <w:r>
        <w:t xml:space="preserve"> - </w:t>
      </w:r>
      <w:r>
        <w:rPr>
          <w:b w:val="0"/>
        </w:rPr>
        <w:t xml:space="preserve">Structure of a database message transmission.  Blue boxes represent data elements of the </w:t>
      </w:r>
      <w:proofErr w:type="gramStart"/>
      <w:r>
        <w:rPr>
          <w:b w:val="0"/>
        </w:rPr>
        <w:t>message</w:t>
      </w:r>
      <w:proofErr w:type="gramEnd"/>
      <w:r>
        <w:rPr>
          <w:b w:val="0"/>
        </w:rPr>
        <w:t xml:space="preserve"> and the green boxes are the newline field delimiters.</w:t>
      </w:r>
    </w:p>
    <w:p w14:paraId="26993714" w14:textId="77777777" w:rsidR="00F42727" w:rsidRDefault="00F42727"/>
    <w:p w14:paraId="5EE2D1C8" w14:textId="77777777" w:rsidR="00F42727" w:rsidRDefault="00F42727">
      <w:pPr>
        <w:pStyle w:val="Heading2"/>
        <w:numPr>
          <w:numberingChange w:id="901" w:author="Tom Stephens" w:date="2011-12-07T12:44:00Z" w:original="%1:5:0:.%2:3:0:"/>
        </w:numPr>
      </w:pPr>
      <w:bookmarkStart w:id="902" w:name="_toc1363"/>
      <w:bookmarkEnd w:id="902"/>
      <w:r>
        <w:t>Message Definitions</w:t>
      </w:r>
    </w:p>
    <w:p w14:paraId="3E96C57D" w14:textId="77777777" w:rsidR="00F42727" w:rsidRDefault="00F42727">
      <w:r>
        <w:tab/>
        <w:t xml:space="preserve">This section gives a description of each of the messages used by the database systems.  For each message its ID value and alternate name </w:t>
      </w:r>
      <w:proofErr w:type="gramStart"/>
      <w:r>
        <w:t>is</w:t>
      </w:r>
      <w:proofErr w:type="gramEnd"/>
      <w:r>
        <w:t xml:space="preserve"> given along with a description of what the message is to be used for.  Also listed are the programs that expect to send or receive each message.</w:t>
      </w:r>
    </w:p>
    <w:p w14:paraId="39233277" w14:textId="77777777" w:rsidR="00F42727" w:rsidRDefault="00F42727">
      <w:pPr>
        <w:pStyle w:val="Heading3"/>
        <w:numPr>
          <w:numberingChange w:id="903" w:author="Tom Stephens" w:date="2011-12-07T12:44:00Z" w:original="%1:5:0:.%2:3:0:.%3:1:0:"/>
        </w:numPr>
      </w:pPr>
      <w:bookmarkStart w:id="904" w:name="_toc1365"/>
      <w:bookmarkStart w:id="905" w:name="_Ref105316096"/>
      <w:bookmarkStart w:id="906" w:name="_Ref105317154"/>
      <w:bookmarkEnd w:id="904"/>
      <w:r>
        <w:t>NEW_WEB_QUERY message</w:t>
      </w:r>
      <w:bookmarkEnd w:id="905"/>
      <w:bookmarkEnd w:id="906"/>
    </w:p>
    <w:p w14:paraId="1653C1D8" w14:textId="77777777" w:rsidR="00F42727" w:rsidRDefault="00F42727">
      <w:r>
        <w:rPr>
          <w:b/>
        </w:rPr>
        <w:t>Name</w:t>
      </w:r>
      <w:r>
        <w:t>: NEW_WEB_QUERY</w:t>
      </w:r>
    </w:p>
    <w:p w14:paraId="2640414E" w14:textId="77777777" w:rsidR="00F42727" w:rsidRDefault="00F42727">
      <w:r>
        <w:rPr>
          <w:b/>
        </w:rPr>
        <w:t>ID value</w:t>
      </w:r>
      <w:proofErr w:type="gramStart"/>
      <w:r>
        <w:t>:  1001</w:t>
      </w:r>
      <w:proofErr w:type="gramEnd"/>
    </w:p>
    <w:p w14:paraId="0A160BE8" w14:textId="77777777" w:rsidR="00F42727" w:rsidRDefault="00F42727">
      <w:r>
        <w:rPr>
          <w:b/>
        </w:rPr>
        <w:t>Senders</w:t>
      </w:r>
      <w:proofErr w:type="gramStart"/>
      <w:r>
        <w:t>:  Web</w:t>
      </w:r>
      <w:proofErr w:type="gramEnd"/>
      <w:r>
        <w:t xml:space="preserve"> Interface, Command line tools</w:t>
      </w:r>
    </w:p>
    <w:p w14:paraId="0AD36A19" w14:textId="77777777" w:rsidR="00F42727" w:rsidRDefault="00F42727">
      <w:r>
        <w:rPr>
          <w:b/>
        </w:rPr>
        <w:t>Receivers</w:t>
      </w:r>
      <w:r>
        <w:t xml:space="preserve">:  </w:t>
      </w:r>
      <w:proofErr w:type="spellStart"/>
      <w:r>
        <w:t>QueueManager</w:t>
      </w:r>
      <w:proofErr w:type="spellEnd"/>
    </w:p>
    <w:p w14:paraId="6B99F801" w14:textId="77777777" w:rsidR="00F42727" w:rsidRDefault="00F42727">
      <w:r>
        <w:rPr>
          <w:b/>
        </w:rPr>
        <w:t>Has Body</w:t>
      </w:r>
      <w:proofErr w:type="gramStart"/>
      <w:r>
        <w:t>:  yes</w:t>
      </w:r>
      <w:proofErr w:type="gramEnd"/>
    </w:p>
    <w:p w14:paraId="0CCC1DAD" w14:textId="77777777" w:rsidR="00F42727" w:rsidRDefault="00F42727">
      <w:r>
        <w:rPr>
          <w:b/>
        </w:rPr>
        <w:t>Description</w:t>
      </w:r>
      <w:proofErr w:type="gramStart"/>
      <w:r>
        <w:t>:  This</w:t>
      </w:r>
      <w:proofErr w:type="gramEnd"/>
      <w:r>
        <w:t xml:space="preserve"> is the first message sent to start a new query.  It is initially generated by either the Web Interface or the Command line utilities and is sent to the </w:t>
      </w:r>
      <w:proofErr w:type="spellStart"/>
      <w:r>
        <w:t>QueueManager</w:t>
      </w:r>
      <w:proofErr w:type="spellEnd"/>
      <w:r>
        <w:t xml:space="preserve">.  The </w:t>
      </w:r>
      <w:proofErr w:type="spellStart"/>
      <w:r>
        <w:t>QueueManager</w:t>
      </w:r>
      <w:proofErr w:type="spellEnd"/>
      <w:r>
        <w:t xml:space="preserve"> reads the message and validates the query parameters.  If the query passes validation, a WEB_QUERY_RECIEVED message is sent back to the originator of the query to acknowledge the receipt of the valid query.</w:t>
      </w:r>
    </w:p>
    <w:p w14:paraId="0D9B2B20" w14:textId="77777777" w:rsidR="00F42727" w:rsidRDefault="00F42727">
      <w:r>
        <w:tab/>
        <w:t xml:space="preserve">The </w:t>
      </w:r>
      <w:proofErr w:type="spellStart"/>
      <w:r>
        <w:t>QueueManager</w:t>
      </w:r>
      <w:proofErr w:type="spellEnd"/>
      <w:r>
        <w:t xml:space="preserve"> then determines which the priority queue the query will be in and composes a NEW_QUERY message which is sent on to all the servers involved in the query.</w:t>
      </w:r>
    </w:p>
    <w:p w14:paraId="14D223B9" w14:textId="77777777" w:rsidR="00F42727" w:rsidRDefault="00F42727">
      <w:r>
        <w:tab/>
        <w:t xml:space="preserve">The body of this message consists of two lines.  The first is the query parameters in the form a query string as described in section </w:t>
      </w:r>
      <w:r>
        <w:fldChar w:fldCharType="begin"/>
      </w:r>
      <w:r>
        <w:instrText xml:space="preserve"> REF _Ref105316358 \n \h </w:instrText>
      </w:r>
      <w:r>
        <w:fldChar w:fldCharType="separate"/>
      </w:r>
      <w:r>
        <w:t>7.1.1.3</w:t>
      </w:r>
      <w:r>
        <w:fldChar w:fldCharType="end"/>
      </w:r>
      <w:r>
        <w:t>.  The second is an identifier indicating the source of the query.</w:t>
      </w:r>
    </w:p>
    <w:p w14:paraId="5CB1336B" w14:textId="77777777" w:rsidR="00F42727" w:rsidRDefault="00F42727"/>
    <w:p w14:paraId="150E6717" w14:textId="77777777" w:rsidR="00F42727" w:rsidRDefault="00F42727"/>
    <w:p w14:paraId="6495A150" w14:textId="77777777" w:rsidR="00F42727" w:rsidRDefault="00F42727">
      <w:pPr>
        <w:pStyle w:val="Heading3"/>
        <w:numPr>
          <w:numberingChange w:id="907" w:author="Tom Stephens" w:date="2011-12-07T12:44:00Z" w:original="%1:5:0:.%2:3:0:.%3:2:0:"/>
        </w:numPr>
      </w:pPr>
      <w:bookmarkStart w:id="908" w:name="_toc1376"/>
      <w:bookmarkStart w:id="909" w:name="_Ref105317403"/>
      <w:bookmarkEnd w:id="908"/>
      <w:r>
        <w:lastRenderedPageBreak/>
        <w:t>NEW_QUERY message</w:t>
      </w:r>
    </w:p>
    <w:p w14:paraId="5B5A7099" w14:textId="77777777" w:rsidR="00F42727" w:rsidRDefault="00F42727">
      <w:r>
        <w:rPr>
          <w:b/>
        </w:rPr>
        <w:t>Name</w:t>
      </w:r>
      <w:proofErr w:type="gramStart"/>
      <w:r>
        <w:t>:  NEW</w:t>
      </w:r>
      <w:proofErr w:type="gramEnd"/>
      <w:r>
        <w:t>_QUERY</w:t>
      </w:r>
    </w:p>
    <w:p w14:paraId="379E850F" w14:textId="77777777" w:rsidR="00F42727" w:rsidRDefault="00F42727">
      <w:r>
        <w:rPr>
          <w:b/>
        </w:rPr>
        <w:t>ID value</w:t>
      </w:r>
      <w:proofErr w:type="gramStart"/>
      <w:r>
        <w:t>:  1002</w:t>
      </w:r>
      <w:proofErr w:type="gramEnd"/>
    </w:p>
    <w:p w14:paraId="5763645E" w14:textId="77777777" w:rsidR="00F42727" w:rsidRDefault="00F42727">
      <w:r>
        <w:rPr>
          <w:b/>
        </w:rPr>
        <w:t>Senders</w:t>
      </w:r>
      <w:r>
        <w:t xml:space="preserve">:  </w:t>
      </w:r>
      <w:proofErr w:type="spellStart"/>
      <w:r>
        <w:t>QueueManager</w:t>
      </w:r>
      <w:proofErr w:type="spellEnd"/>
    </w:p>
    <w:p w14:paraId="1B0E54C6" w14:textId="77777777" w:rsidR="00F42727" w:rsidRDefault="00F42727">
      <w:r>
        <w:rPr>
          <w:b/>
        </w:rPr>
        <w:t>Receivers</w:t>
      </w:r>
      <w:proofErr w:type="gramStart"/>
      <w:r>
        <w:t>:  Control</w:t>
      </w:r>
      <w:proofErr w:type="gramEnd"/>
      <w:r>
        <w:t xml:space="preserve"> Node</w:t>
      </w:r>
    </w:p>
    <w:p w14:paraId="0FD6F59E" w14:textId="77777777" w:rsidR="00F42727" w:rsidRDefault="00F42727">
      <w:r>
        <w:rPr>
          <w:b/>
        </w:rPr>
        <w:t>Has Body</w:t>
      </w:r>
      <w:proofErr w:type="gramStart"/>
      <w:r>
        <w:t>:  yes</w:t>
      </w:r>
      <w:proofErr w:type="gramEnd"/>
    </w:p>
    <w:p w14:paraId="44995F07" w14:textId="77777777" w:rsidR="00F42727" w:rsidRDefault="00F42727">
      <w:r>
        <w:rPr>
          <w:b/>
        </w:rPr>
        <w:t>Description</w:t>
      </w:r>
      <w:r>
        <w:t xml:space="preserve">:  </w:t>
      </w:r>
    </w:p>
    <w:p w14:paraId="4ADF64F6" w14:textId="77777777" w:rsidR="00F42727" w:rsidRDefault="00F42727">
      <w:r>
        <w:tab/>
        <w:t xml:space="preserve">This message is generated by the </w:t>
      </w:r>
      <w:proofErr w:type="spellStart"/>
      <w:r>
        <w:t>QueueManager</w:t>
      </w:r>
      <w:proofErr w:type="spellEnd"/>
      <w:r>
        <w:t xml:space="preserve"> after the priority queue for the query has been determined.  It is sent to the control node of all the servers that will participate in the query.</w:t>
      </w:r>
    </w:p>
    <w:p w14:paraId="77310DE7" w14:textId="77777777" w:rsidR="00F42727" w:rsidRDefault="00F42727">
      <w:r>
        <w:tab/>
        <w:t xml:space="preserve">When this message is received by the control node for one of the servers, the priority queue identifier is extracted from the </w:t>
      </w:r>
      <w:proofErr w:type="gramStart"/>
      <w:r>
        <w:t>message</w:t>
      </w:r>
      <w:proofErr w:type="gramEnd"/>
      <w:r>
        <w:t xml:space="preserve"> and the query is added to that queue.  The control node then parses the query parameters and makes an estimate of the total time needed to complete the query.  This estimate is then returned to the </w:t>
      </w:r>
      <w:proofErr w:type="spellStart"/>
      <w:r>
        <w:t>QueueManager</w:t>
      </w:r>
      <w:proofErr w:type="spellEnd"/>
      <w:r>
        <w:t xml:space="preserve"> as part of the QUERY_RECEIVED message.</w:t>
      </w:r>
    </w:p>
    <w:p w14:paraId="2FEF3D45" w14:textId="77777777" w:rsidR="00F42727" w:rsidRDefault="00F42727">
      <w:r>
        <w:tab/>
        <w:t>The body of this message consists of three lines.  The first two are the same as the body of the NEW_WEB_QUERY message, namely the query parameters and the source.  The third line is the priority queue identifier.</w:t>
      </w:r>
    </w:p>
    <w:p w14:paraId="080E5EB4" w14:textId="77777777" w:rsidR="00F42727" w:rsidRDefault="00F42727"/>
    <w:p w14:paraId="2A53E2AE" w14:textId="77777777" w:rsidR="00F42727" w:rsidRDefault="00F42727">
      <w:pPr>
        <w:pStyle w:val="Heading3"/>
        <w:numPr>
          <w:numberingChange w:id="910" w:author="Tom Stephens" w:date="2011-12-07T12:44:00Z" w:original="%1:5:0:.%2:3:0:.%3:3:0:"/>
        </w:numPr>
      </w:pPr>
      <w:bookmarkStart w:id="911" w:name="_toc1387"/>
      <w:bookmarkEnd w:id="911"/>
      <w:r>
        <w:t>NEW_SEARCH message</w:t>
      </w:r>
    </w:p>
    <w:p w14:paraId="6F2BE508" w14:textId="77777777" w:rsidR="00F42727" w:rsidRDefault="00F42727">
      <w:r>
        <w:rPr>
          <w:b/>
        </w:rPr>
        <w:t>Name</w:t>
      </w:r>
      <w:proofErr w:type="gramStart"/>
      <w:r>
        <w:t>:  NEW</w:t>
      </w:r>
      <w:proofErr w:type="gramEnd"/>
      <w:r>
        <w:t>_SEARCH</w:t>
      </w:r>
    </w:p>
    <w:p w14:paraId="01FE4A1D" w14:textId="77777777" w:rsidR="00F42727" w:rsidRDefault="00F42727">
      <w:r>
        <w:rPr>
          <w:b/>
        </w:rPr>
        <w:t>ID value</w:t>
      </w:r>
      <w:proofErr w:type="gramStart"/>
      <w:r>
        <w:t>:  1003</w:t>
      </w:r>
      <w:proofErr w:type="gramEnd"/>
    </w:p>
    <w:p w14:paraId="136DE4B9" w14:textId="77777777" w:rsidR="00F42727" w:rsidRDefault="00F42727">
      <w:r>
        <w:rPr>
          <w:b/>
        </w:rPr>
        <w:t>Senders</w:t>
      </w:r>
      <w:proofErr w:type="gramStart"/>
      <w:r>
        <w:t>:  Control</w:t>
      </w:r>
      <w:proofErr w:type="gramEnd"/>
      <w:r>
        <w:t xml:space="preserve"> Node</w:t>
      </w:r>
    </w:p>
    <w:p w14:paraId="79EC4ACC" w14:textId="77777777" w:rsidR="00F42727" w:rsidRDefault="00F42727">
      <w:r>
        <w:rPr>
          <w:b/>
        </w:rPr>
        <w:t>Receivers</w:t>
      </w:r>
      <w:proofErr w:type="gramStart"/>
      <w:r>
        <w:t>:  Search</w:t>
      </w:r>
      <w:proofErr w:type="gramEnd"/>
      <w:r>
        <w:t xml:space="preserve"> Node</w:t>
      </w:r>
    </w:p>
    <w:p w14:paraId="78FE70C9" w14:textId="77777777" w:rsidR="00F42727" w:rsidRDefault="00F42727">
      <w:r>
        <w:rPr>
          <w:b/>
        </w:rPr>
        <w:t>Has Body</w:t>
      </w:r>
      <w:proofErr w:type="gramStart"/>
      <w:r>
        <w:t>:  yes</w:t>
      </w:r>
      <w:proofErr w:type="gramEnd"/>
    </w:p>
    <w:p w14:paraId="5439D8D0" w14:textId="77777777" w:rsidR="00F42727" w:rsidRDefault="00F42727">
      <w:r>
        <w:rPr>
          <w:b/>
        </w:rPr>
        <w:t>Description</w:t>
      </w:r>
      <w:proofErr w:type="gramStart"/>
      <w:r>
        <w:t>:  This</w:t>
      </w:r>
      <w:proofErr w:type="gramEnd"/>
      <w:r>
        <w:t xml:space="preserve"> is the message sent to the search node by the control node to tell it to start processing a query.  The body consists of three parts.  The first part consists of a single line that contains the search node ID number.  This ID number is used in constructing the output data file names.  The ID numbers start at 0 and are incremented for each additional search node used to process the query.</w:t>
      </w:r>
    </w:p>
    <w:p w14:paraId="4A3F7EE6" w14:textId="77777777" w:rsidR="00F42727" w:rsidRDefault="00F42727">
      <w:r>
        <w:tab/>
        <w:t>The second part also consists of a single line and contains the query string that the search node will use to create the FITS row filter needed to extract the events and update FITS header keywords.</w:t>
      </w:r>
    </w:p>
    <w:p w14:paraId="00F42782" w14:textId="77777777" w:rsidR="00F42727" w:rsidRDefault="00F42727">
      <w:r>
        <w:tab/>
        <w:t xml:space="preserve">The final part consists of a list of files which the search node will extract data from.  Each line in the list contains a single file.  The first character on each line will be either a ‘P’ or ‘F’ indicating that the file is either partially or fully enclosed by the search area respectively.  This will be followed by a colon and then the path and filename of the file with the path being the relative path below the HOME_DIR directory specified in the configuration file.  </w:t>
      </w:r>
      <w:proofErr w:type="gramStart"/>
      <w:r>
        <w:t>Thus</w:t>
      </w:r>
      <w:proofErr w:type="gramEnd"/>
      <w:r>
        <w:t xml:space="preserve"> a typical entry may look like this ‘</w:t>
      </w:r>
      <w:proofErr w:type="gramStart"/>
      <w:r>
        <w:t>P:N</w:t>
      </w:r>
      <w:proofErr w:type="gramEnd"/>
      <w:r>
        <w:t>0/000</w:t>
      </w:r>
      <w:ins w:id="912" w:author="Tom Stephens" w:date="2011-12-07T15:46:00Z">
        <w:r w:rsidR="00321EB9">
          <w:t>/photon_ts013</w:t>
        </w:r>
      </w:ins>
      <w:del w:id="913" w:author="Tom Stephens" w:date="2011-12-07T15:46:00Z">
        <w:r w:rsidDel="00321EB9">
          <w:delText>/000000000.000</w:delText>
        </w:r>
      </w:del>
      <w:r>
        <w:t>_N0001_V0</w:t>
      </w:r>
      <w:del w:id="914" w:author="Tom Stephens" w:date="2011-12-07T15:47:00Z">
        <w:r w:rsidDel="00321EB9">
          <w:delText>3</w:delText>
        </w:r>
      </w:del>
      <w:ins w:id="915" w:author="Tom Stephens" w:date="2011-12-07T15:47:00Z">
        <w:r w:rsidR="00321EB9">
          <w:t>1</w:t>
        </w:r>
      </w:ins>
      <w:r>
        <w:t>.</w:t>
      </w:r>
      <w:proofErr w:type="gramStart"/>
      <w:r>
        <w:t>fits’</w:t>
      </w:r>
      <w:proofErr w:type="gramEnd"/>
      <w:r>
        <w:t>.</w:t>
      </w:r>
    </w:p>
    <w:p w14:paraId="319C538F" w14:textId="77777777" w:rsidR="00F42727" w:rsidRDefault="00F42727"/>
    <w:p w14:paraId="553E6AAB" w14:textId="77777777" w:rsidR="00F42727" w:rsidRDefault="00F42727"/>
    <w:p w14:paraId="568EFFAB" w14:textId="77777777" w:rsidR="00F42727" w:rsidRDefault="00F42727"/>
    <w:p w14:paraId="46F327AD" w14:textId="77777777" w:rsidR="00F42727" w:rsidRDefault="00F42727"/>
    <w:p w14:paraId="7945E88B" w14:textId="77777777" w:rsidR="00F42727" w:rsidRDefault="00F42727">
      <w:pPr>
        <w:pStyle w:val="Heading3"/>
        <w:numPr>
          <w:numberingChange w:id="916" w:author="Tom Stephens" w:date="2011-12-07T12:44:00Z" w:original="%1:5:0:.%2:3:0:.%3:4:0:"/>
        </w:numPr>
      </w:pPr>
      <w:bookmarkStart w:id="917" w:name="_toc1400"/>
      <w:bookmarkEnd w:id="917"/>
      <w:r>
        <w:lastRenderedPageBreak/>
        <w:t>WEB_QUERY_RECEIVED message</w:t>
      </w:r>
      <w:bookmarkEnd w:id="909"/>
    </w:p>
    <w:p w14:paraId="09F70E64" w14:textId="77777777" w:rsidR="00F42727" w:rsidRDefault="00F42727">
      <w:r>
        <w:rPr>
          <w:b/>
        </w:rPr>
        <w:t>Name</w:t>
      </w:r>
      <w:r>
        <w:t>: WEB_QUERY_RECEIVED</w:t>
      </w:r>
    </w:p>
    <w:p w14:paraId="65EFC966" w14:textId="77777777" w:rsidR="00F42727" w:rsidRDefault="00F42727">
      <w:r>
        <w:rPr>
          <w:b/>
        </w:rPr>
        <w:t>ID value</w:t>
      </w:r>
      <w:proofErr w:type="gramStart"/>
      <w:r>
        <w:t>:  2001</w:t>
      </w:r>
      <w:proofErr w:type="gramEnd"/>
    </w:p>
    <w:p w14:paraId="3B0E3B4D" w14:textId="77777777" w:rsidR="00F42727" w:rsidRDefault="00F42727">
      <w:r>
        <w:rPr>
          <w:b/>
        </w:rPr>
        <w:t>Senders</w:t>
      </w:r>
      <w:r>
        <w:t xml:space="preserve">:  </w:t>
      </w:r>
      <w:proofErr w:type="spellStart"/>
      <w:r>
        <w:t>QueueManager</w:t>
      </w:r>
      <w:proofErr w:type="spellEnd"/>
    </w:p>
    <w:p w14:paraId="2C05CC5F" w14:textId="77777777" w:rsidR="00F42727" w:rsidRDefault="00F42727">
      <w:r>
        <w:rPr>
          <w:b/>
        </w:rPr>
        <w:t>Receivers</w:t>
      </w:r>
      <w:proofErr w:type="gramStart"/>
      <w:r>
        <w:t>:  Web</w:t>
      </w:r>
      <w:proofErr w:type="gramEnd"/>
      <w:r>
        <w:t xml:space="preserve"> Interface</w:t>
      </w:r>
    </w:p>
    <w:p w14:paraId="757E125A" w14:textId="77777777" w:rsidR="00F42727" w:rsidRDefault="00F42727">
      <w:r>
        <w:rPr>
          <w:b/>
        </w:rPr>
        <w:t>Has Body</w:t>
      </w:r>
      <w:proofErr w:type="gramStart"/>
      <w:r>
        <w:t>:  no</w:t>
      </w:r>
      <w:proofErr w:type="gramEnd"/>
    </w:p>
    <w:p w14:paraId="00930F98" w14:textId="77777777" w:rsidR="00F42727" w:rsidRDefault="00F42727">
      <w:r>
        <w:rPr>
          <w:b/>
        </w:rPr>
        <w:t>Description</w:t>
      </w:r>
      <w:r>
        <w:t xml:space="preserve">:  This message is sent to indicate that the query parameters were properly received and validated by the </w:t>
      </w:r>
      <w:proofErr w:type="spellStart"/>
      <w:r>
        <w:t>QueueManager</w:t>
      </w:r>
      <w:proofErr w:type="spellEnd"/>
    </w:p>
    <w:p w14:paraId="24C9E84D" w14:textId="77777777" w:rsidR="00F42727" w:rsidRDefault="00F42727"/>
    <w:p w14:paraId="70E1A0A5" w14:textId="77777777" w:rsidR="00F42727" w:rsidRDefault="00F42727">
      <w:pPr>
        <w:pStyle w:val="Heading3"/>
        <w:numPr>
          <w:numberingChange w:id="918" w:author="Tom Stephens" w:date="2011-12-07T12:44:00Z" w:original="%1:5:0:.%2:3:0:.%3:5:0:"/>
        </w:numPr>
      </w:pPr>
      <w:bookmarkStart w:id="919" w:name="_toc1408"/>
      <w:bookmarkEnd w:id="919"/>
      <w:r>
        <w:t>QUERY_RECEIVED message</w:t>
      </w:r>
    </w:p>
    <w:p w14:paraId="1ADCDB02" w14:textId="77777777" w:rsidR="00F42727" w:rsidRDefault="00F42727">
      <w:r>
        <w:rPr>
          <w:b/>
        </w:rPr>
        <w:t>Name</w:t>
      </w:r>
      <w:proofErr w:type="gramStart"/>
      <w:r>
        <w:t>:  QUERY</w:t>
      </w:r>
      <w:proofErr w:type="gramEnd"/>
      <w:r>
        <w:t>_RECEIVED</w:t>
      </w:r>
    </w:p>
    <w:p w14:paraId="25CA9DBE" w14:textId="77777777" w:rsidR="00F42727" w:rsidRDefault="00F42727">
      <w:r>
        <w:rPr>
          <w:b/>
        </w:rPr>
        <w:t>ID value</w:t>
      </w:r>
      <w:proofErr w:type="gramStart"/>
      <w:r>
        <w:t>:  2002</w:t>
      </w:r>
      <w:proofErr w:type="gramEnd"/>
    </w:p>
    <w:p w14:paraId="69123679" w14:textId="77777777" w:rsidR="00F42727" w:rsidRDefault="00F42727">
      <w:r>
        <w:rPr>
          <w:b/>
        </w:rPr>
        <w:t>Senders</w:t>
      </w:r>
      <w:r>
        <w:t xml:space="preserve">:  Control Node, </w:t>
      </w:r>
      <w:proofErr w:type="spellStart"/>
      <w:r>
        <w:t>QueueManager</w:t>
      </w:r>
      <w:proofErr w:type="spellEnd"/>
    </w:p>
    <w:p w14:paraId="7AC09F7D" w14:textId="77777777" w:rsidR="00F42727" w:rsidRDefault="00F42727">
      <w:r>
        <w:rPr>
          <w:b/>
        </w:rPr>
        <w:t>Receivers</w:t>
      </w:r>
      <w:r>
        <w:t xml:space="preserve">:  </w:t>
      </w:r>
      <w:proofErr w:type="spellStart"/>
      <w:r>
        <w:t>QueueManager</w:t>
      </w:r>
      <w:proofErr w:type="spellEnd"/>
      <w:r>
        <w:t>, Web Interface, Command line tools</w:t>
      </w:r>
    </w:p>
    <w:p w14:paraId="4AB36EF4" w14:textId="77777777" w:rsidR="00F42727" w:rsidRDefault="00F42727">
      <w:r>
        <w:rPr>
          <w:b/>
        </w:rPr>
        <w:t>Has Body</w:t>
      </w:r>
      <w:proofErr w:type="gramStart"/>
      <w:r>
        <w:t>:  yes</w:t>
      </w:r>
      <w:proofErr w:type="gramEnd"/>
    </w:p>
    <w:p w14:paraId="60B459E2" w14:textId="77777777" w:rsidR="00F42727" w:rsidRDefault="00F42727">
      <w:r>
        <w:rPr>
          <w:b/>
        </w:rPr>
        <w:t>Description</w:t>
      </w:r>
      <w:r>
        <w:t>:  This message is sent from the control node of the database server to the Queue Manager after the query has been received and an estimate of the completion time has been made.  Once the queue manager has received this message from all the servers, it generates a QUERY_RECEIVED message to send to the source of the original query.</w:t>
      </w:r>
    </w:p>
    <w:p w14:paraId="01E92BBD" w14:textId="77777777" w:rsidR="00F42727" w:rsidRDefault="00F42727">
      <w:r>
        <w:tab/>
        <w:t>When the original query source receives this message, it extracts the estimated query time from the message body and informs the user of how long to expect to wait for the search to be complete.</w:t>
      </w:r>
    </w:p>
    <w:p w14:paraId="693FB611" w14:textId="77777777" w:rsidR="00F42727" w:rsidRPr="00321EB9" w:rsidRDefault="00F42727">
      <w:pPr>
        <w:rPr>
          <w:i/>
          <w:rPrChange w:id="920" w:author="Tom Stephens" w:date="2011-12-07T15:48:00Z">
            <w:rPr/>
          </w:rPrChange>
        </w:rPr>
      </w:pPr>
      <w:r>
        <w:tab/>
        <w:t xml:space="preserve">If the message is being sent from the database control nodes to the </w:t>
      </w:r>
      <w:proofErr w:type="spellStart"/>
      <w:r>
        <w:t>QueueManager</w:t>
      </w:r>
      <w:proofErr w:type="spellEnd"/>
      <w:r>
        <w:t xml:space="preserve">, it will contain a single line in the body.  If it is being sent from the </w:t>
      </w:r>
      <w:proofErr w:type="spellStart"/>
      <w:r>
        <w:t>QueueManager</w:t>
      </w:r>
      <w:proofErr w:type="spellEnd"/>
      <w:r>
        <w:t xml:space="preserve"> to the user interface tool, the body of this message will consist of one line per server involved in the query.  Each line </w:t>
      </w:r>
      <w:proofErr w:type="gramStart"/>
      <w:r>
        <w:t>will contain</w:t>
      </w:r>
      <w:proofErr w:type="gramEnd"/>
      <w:r>
        <w:t xml:space="preserve"> the name of the server, the priority queue the query is in, the position in the queue and the time, in seconds, until the server estimates the query will be finished.</w:t>
      </w:r>
      <w:ins w:id="921" w:author="Tom Stephens" w:date="2011-12-07T15:48:00Z">
        <w:r w:rsidR="00321EB9">
          <w:t xml:space="preserve"> </w:t>
        </w:r>
        <w:r w:rsidR="00321EB9" w:rsidRPr="00321EB9">
          <w:rPr>
            <w:i/>
            <w:rPrChange w:id="922" w:author="Tom Stephens" w:date="2011-12-07T15:48:00Z">
              <w:rPr/>
            </w:rPrChange>
          </w:rPr>
          <w:t>(This functionality is not yet implemented.  Currently just the longest time estimate is returned to the original query source.)</w:t>
        </w:r>
      </w:ins>
    </w:p>
    <w:p w14:paraId="4C38A429" w14:textId="77777777" w:rsidR="00F42727" w:rsidRDefault="00F42727"/>
    <w:p w14:paraId="33FE9EA6" w14:textId="77777777" w:rsidR="00F42727" w:rsidRDefault="00F42727">
      <w:pPr>
        <w:pStyle w:val="Heading3"/>
        <w:numPr>
          <w:numberingChange w:id="923" w:author="Tom Stephens" w:date="2011-12-07T12:44:00Z" w:original="%1:5:0:.%2:3:0:.%3:6:0:"/>
        </w:numPr>
      </w:pPr>
      <w:bookmarkStart w:id="924" w:name="_toc1418"/>
      <w:bookmarkEnd w:id="924"/>
      <w:r>
        <w:t>BAD_QUERY message</w:t>
      </w:r>
    </w:p>
    <w:p w14:paraId="4A191368" w14:textId="77777777" w:rsidR="00F42727" w:rsidRDefault="00F42727">
      <w:r>
        <w:rPr>
          <w:b/>
        </w:rPr>
        <w:t>Name</w:t>
      </w:r>
      <w:proofErr w:type="gramStart"/>
      <w:r>
        <w:t>:  BAD</w:t>
      </w:r>
      <w:proofErr w:type="gramEnd"/>
      <w:r>
        <w:t>_QUERY</w:t>
      </w:r>
    </w:p>
    <w:p w14:paraId="3F0A5319" w14:textId="77777777" w:rsidR="00F42727" w:rsidRDefault="00F42727">
      <w:r>
        <w:rPr>
          <w:b/>
        </w:rPr>
        <w:t>ID value</w:t>
      </w:r>
      <w:proofErr w:type="gramStart"/>
      <w:r>
        <w:t>:  2003</w:t>
      </w:r>
      <w:proofErr w:type="gramEnd"/>
    </w:p>
    <w:p w14:paraId="0A22C984" w14:textId="77777777" w:rsidR="00F42727" w:rsidRDefault="00F42727">
      <w:r>
        <w:rPr>
          <w:b/>
        </w:rPr>
        <w:t>Senders</w:t>
      </w:r>
      <w:r>
        <w:t xml:space="preserve">:  Control Node, </w:t>
      </w:r>
      <w:proofErr w:type="spellStart"/>
      <w:r>
        <w:t>QueueManager</w:t>
      </w:r>
      <w:proofErr w:type="spellEnd"/>
    </w:p>
    <w:p w14:paraId="739981DA" w14:textId="77777777" w:rsidR="00F42727" w:rsidRDefault="00F42727">
      <w:r>
        <w:rPr>
          <w:b/>
        </w:rPr>
        <w:t>Receivers</w:t>
      </w:r>
      <w:r>
        <w:t xml:space="preserve">:  </w:t>
      </w:r>
      <w:proofErr w:type="spellStart"/>
      <w:r>
        <w:t>QueueManager</w:t>
      </w:r>
      <w:proofErr w:type="spellEnd"/>
      <w:r>
        <w:t>, Web Interface, Command line tools</w:t>
      </w:r>
    </w:p>
    <w:p w14:paraId="63176B2C" w14:textId="77777777" w:rsidR="00F42727" w:rsidRDefault="00F42727">
      <w:r>
        <w:rPr>
          <w:b/>
        </w:rPr>
        <w:t>Has Body</w:t>
      </w:r>
      <w:proofErr w:type="gramStart"/>
      <w:r>
        <w:t>:  yes</w:t>
      </w:r>
      <w:proofErr w:type="gramEnd"/>
    </w:p>
    <w:p w14:paraId="1477753E" w14:textId="77777777" w:rsidR="00F42727" w:rsidRDefault="00F42727">
      <w:r>
        <w:rPr>
          <w:b/>
        </w:rPr>
        <w:t>Description</w:t>
      </w:r>
      <w:proofErr w:type="gramStart"/>
      <w:r>
        <w:t>:  This</w:t>
      </w:r>
      <w:proofErr w:type="gramEnd"/>
      <w:r>
        <w:t xml:space="preserve"> message is sent when some aspect of the query validation process doesn’t pass and the query cannot be processed.  If sent from the control node to the </w:t>
      </w:r>
      <w:proofErr w:type="spellStart"/>
      <w:r>
        <w:t>QueueManager</w:t>
      </w:r>
      <w:proofErr w:type="spellEnd"/>
      <w:r>
        <w:t xml:space="preserve">, the </w:t>
      </w:r>
      <w:proofErr w:type="spellStart"/>
      <w:r>
        <w:t>QueueManager</w:t>
      </w:r>
      <w:proofErr w:type="spellEnd"/>
      <w:r>
        <w:t xml:space="preserve"> will forward it to the source of the query request.  It is also sent from the </w:t>
      </w:r>
      <w:proofErr w:type="spellStart"/>
      <w:r>
        <w:t>QueueManager</w:t>
      </w:r>
      <w:proofErr w:type="spellEnd"/>
      <w:r>
        <w:t xml:space="preserve"> to the web interface or command line tool when a connection to a database server needed to complete the query is down and the query cannot be processed.</w:t>
      </w:r>
    </w:p>
    <w:p w14:paraId="45D98179" w14:textId="77777777" w:rsidR="00F42727" w:rsidRDefault="00F42727">
      <w:r>
        <w:tab/>
        <w:t>The body of the message is a single line describing what the source of the problem was.</w:t>
      </w:r>
    </w:p>
    <w:p w14:paraId="4448D067" w14:textId="77777777" w:rsidR="00F42727" w:rsidRDefault="00F42727"/>
    <w:p w14:paraId="386FEA44" w14:textId="77777777" w:rsidR="00F42727" w:rsidRDefault="00F42727"/>
    <w:p w14:paraId="387B0D4B" w14:textId="77777777" w:rsidR="00F42727" w:rsidRDefault="00F42727">
      <w:pPr>
        <w:pStyle w:val="Heading3"/>
        <w:numPr>
          <w:numberingChange w:id="925" w:author="Tom Stephens" w:date="2011-12-07T12:44:00Z" w:original="%1:5:0:.%2:3:0:.%3:7:0:"/>
        </w:numPr>
      </w:pPr>
      <w:bookmarkStart w:id="926" w:name="_toc1428"/>
      <w:bookmarkEnd w:id="926"/>
      <w:r>
        <w:lastRenderedPageBreak/>
        <w:t>QUERY_FINISHED message</w:t>
      </w:r>
    </w:p>
    <w:p w14:paraId="63B9C0DF" w14:textId="77777777" w:rsidR="00F42727" w:rsidRDefault="00F42727">
      <w:r>
        <w:rPr>
          <w:b/>
        </w:rPr>
        <w:t>Name</w:t>
      </w:r>
      <w:proofErr w:type="gramStart"/>
      <w:r>
        <w:t>:  QUERY</w:t>
      </w:r>
      <w:proofErr w:type="gramEnd"/>
      <w:r>
        <w:t>_FINISHED</w:t>
      </w:r>
    </w:p>
    <w:p w14:paraId="682927EA" w14:textId="77777777" w:rsidR="00F42727" w:rsidRDefault="00F42727">
      <w:r>
        <w:rPr>
          <w:b/>
        </w:rPr>
        <w:t>ID value</w:t>
      </w:r>
      <w:proofErr w:type="gramStart"/>
      <w:r>
        <w:t>:  2004</w:t>
      </w:r>
      <w:proofErr w:type="gramEnd"/>
    </w:p>
    <w:p w14:paraId="0DED3459" w14:textId="77777777" w:rsidR="00F42727" w:rsidRDefault="00F42727">
      <w:r>
        <w:rPr>
          <w:b/>
        </w:rPr>
        <w:t>Senders</w:t>
      </w:r>
      <w:r>
        <w:t xml:space="preserve">:  Control Node, </w:t>
      </w:r>
      <w:proofErr w:type="spellStart"/>
      <w:r>
        <w:t>QueueManager</w:t>
      </w:r>
      <w:proofErr w:type="spellEnd"/>
    </w:p>
    <w:p w14:paraId="5FFDE2DE" w14:textId="77777777" w:rsidR="00F42727" w:rsidRDefault="00F42727">
      <w:r>
        <w:rPr>
          <w:b/>
        </w:rPr>
        <w:t>Receivers</w:t>
      </w:r>
      <w:r>
        <w:t xml:space="preserve">:  </w:t>
      </w:r>
      <w:proofErr w:type="spellStart"/>
      <w:r>
        <w:t>QueueManager</w:t>
      </w:r>
      <w:proofErr w:type="spellEnd"/>
      <w:r>
        <w:t>, Web Interface, Command line tools</w:t>
      </w:r>
    </w:p>
    <w:p w14:paraId="29F542C1" w14:textId="77777777" w:rsidR="00F42727" w:rsidRDefault="00F42727">
      <w:r>
        <w:rPr>
          <w:b/>
        </w:rPr>
        <w:t>Has Body</w:t>
      </w:r>
      <w:proofErr w:type="gramStart"/>
      <w:r>
        <w:t>:  yes</w:t>
      </w:r>
      <w:proofErr w:type="gramEnd"/>
    </w:p>
    <w:p w14:paraId="410EB35D" w14:textId="77777777" w:rsidR="00F42727" w:rsidRDefault="00F42727">
      <w:r>
        <w:rPr>
          <w:b/>
        </w:rPr>
        <w:t>Description</w:t>
      </w:r>
      <w:proofErr w:type="gramStart"/>
      <w:r>
        <w:t>:  This</w:t>
      </w:r>
      <w:proofErr w:type="gramEnd"/>
      <w:r>
        <w:t xml:space="preserve"> message is initiated by the control node of a database server.  It is sent when the processing of a query has been completed.  The </w:t>
      </w:r>
      <w:proofErr w:type="spellStart"/>
      <w:r>
        <w:t>QueueManager</w:t>
      </w:r>
      <w:proofErr w:type="spellEnd"/>
      <w:r>
        <w:t xml:space="preserve"> collects these messages for all the servers involved in the query.  Once it has received all of them, it closes out the query and removes it from its internal lists.</w:t>
      </w:r>
    </w:p>
    <w:p w14:paraId="6C03DB09" w14:textId="77777777" w:rsidR="00F42727" w:rsidRDefault="00F42727">
      <w:r>
        <w:tab/>
        <w:t>In the case of all-sky searches, the connection to the query source is still open when this message is received and so the message is forwarded to indicate that the files are ready for download.</w:t>
      </w:r>
    </w:p>
    <w:p w14:paraId="6AF6E9D1" w14:textId="77777777" w:rsidR="00F42727" w:rsidRDefault="00F42727">
      <w:r>
        <w:tab/>
        <w:t xml:space="preserve">The body of this message contains the </w:t>
      </w:r>
      <w:proofErr w:type="gramStart"/>
      <w:r>
        <w:t>URL’s</w:t>
      </w:r>
      <w:proofErr w:type="gramEnd"/>
      <w:r>
        <w:t xml:space="preserve"> to the data files containing the query results with one file per line in the body.</w:t>
      </w:r>
    </w:p>
    <w:p w14:paraId="1D74F961" w14:textId="77777777" w:rsidR="00F42727" w:rsidRDefault="00F42727"/>
    <w:p w14:paraId="2B8FBADB" w14:textId="77777777" w:rsidR="00F42727" w:rsidRDefault="00F42727">
      <w:pPr>
        <w:pStyle w:val="Heading3"/>
        <w:numPr>
          <w:numberingChange w:id="927" w:author="Tom Stephens" w:date="2011-12-07T12:44:00Z" w:original="%1:5:0:.%2:3:0:.%3:8:0:"/>
        </w:numPr>
      </w:pPr>
      <w:bookmarkStart w:id="928" w:name="_toc1438"/>
      <w:bookmarkEnd w:id="928"/>
      <w:r>
        <w:t>SEARCH_FINISHED message</w:t>
      </w:r>
    </w:p>
    <w:p w14:paraId="44003B60" w14:textId="77777777" w:rsidR="00F42727" w:rsidRDefault="00F42727">
      <w:r>
        <w:rPr>
          <w:b/>
        </w:rPr>
        <w:t>Name</w:t>
      </w:r>
      <w:proofErr w:type="gramStart"/>
      <w:r>
        <w:t>:  SEARCH</w:t>
      </w:r>
      <w:proofErr w:type="gramEnd"/>
      <w:r>
        <w:t>_FINISHED</w:t>
      </w:r>
    </w:p>
    <w:p w14:paraId="57F2A738" w14:textId="77777777" w:rsidR="00F42727" w:rsidRDefault="00F42727">
      <w:r>
        <w:rPr>
          <w:b/>
        </w:rPr>
        <w:t>ID value</w:t>
      </w:r>
      <w:proofErr w:type="gramStart"/>
      <w:r>
        <w:t>:  2005</w:t>
      </w:r>
      <w:proofErr w:type="gramEnd"/>
    </w:p>
    <w:p w14:paraId="1305E4EA" w14:textId="77777777" w:rsidR="00F42727" w:rsidRDefault="00F42727">
      <w:r>
        <w:rPr>
          <w:b/>
        </w:rPr>
        <w:t>Senders</w:t>
      </w:r>
      <w:proofErr w:type="gramStart"/>
      <w:r>
        <w:t>:  Search</w:t>
      </w:r>
      <w:proofErr w:type="gramEnd"/>
      <w:r>
        <w:t xml:space="preserve"> Node</w:t>
      </w:r>
    </w:p>
    <w:p w14:paraId="642BA91E" w14:textId="77777777" w:rsidR="00F42727" w:rsidRDefault="00F42727">
      <w:r>
        <w:rPr>
          <w:b/>
        </w:rPr>
        <w:t>Receivers</w:t>
      </w:r>
      <w:proofErr w:type="gramStart"/>
      <w:r>
        <w:t>:  Control</w:t>
      </w:r>
      <w:proofErr w:type="gramEnd"/>
      <w:r>
        <w:t xml:space="preserve"> Node</w:t>
      </w:r>
    </w:p>
    <w:p w14:paraId="7A03C201" w14:textId="77777777" w:rsidR="00F42727" w:rsidRDefault="00F42727">
      <w:r>
        <w:rPr>
          <w:b/>
        </w:rPr>
        <w:t>Has Body</w:t>
      </w:r>
      <w:proofErr w:type="gramStart"/>
      <w:r>
        <w:t>:  yes</w:t>
      </w:r>
      <w:proofErr w:type="gramEnd"/>
    </w:p>
    <w:p w14:paraId="7D36A5F5" w14:textId="77777777" w:rsidR="00F42727" w:rsidRDefault="00F42727">
      <w:r>
        <w:rPr>
          <w:b/>
        </w:rPr>
        <w:t>Description</w:t>
      </w:r>
      <w:proofErr w:type="gramStart"/>
      <w:r>
        <w:t>:  This</w:t>
      </w:r>
      <w:proofErr w:type="gramEnd"/>
      <w:r>
        <w:t xml:space="preserve"> message is sent from the search node to the control node when it is done working on the query specified in the messages ID string.  The body contains the name of the output data file created by the node.</w:t>
      </w:r>
    </w:p>
    <w:p w14:paraId="3489A31D" w14:textId="77777777" w:rsidR="00F42727" w:rsidRDefault="00F42727"/>
    <w:p w14:paraId="1F4353CC" w14:textId="77777777" w:rsidR="00F42727" w:rsidRDefault="00F42727">
      <w:pPr>
        <w:pStyle w:val="Heading3"/>
        <w:numPr>
          <w:numberingChange w:id="929" w:author="Tom Stephens" w:date="2011-12-07T12:44:00Z" w:original="%1:5:0:.%2:3:0:.%3:9:0:"/>
        </w:numPr>
      </w:pPr>
      <w:bookmarkStart w:id="930" w:name="_toc1446"/>
      <w:bookmarkEnd w:id="930"/>
      <w:r>
        <w:t>SEARCH_FAILED message</w:t>
      </w:r>
    </w:p>
    <w:p w14:paraId="74F27ECA" w14:textId="77777777" w:rsidR="00F42727" w:rsidRDefault="00F42727">
      <w:r>
        <w:rPr>
          <w:b/>
        </w:rPr>
        <w:t>Name</w:t>
      </w:r>
      <w:proofErr w:type="gramStart"/>
      <w:r>
        <w:t>:  SEARCH</w:t>
      </w:r>
      <w:proofErr w:type="gramEnd"/>
      <w:r>
        <w:t>_FAILED</w:t>
      </w:r>
    </w:p>
    <w:p w14:paraId="15F708BE" w14:textId="77777777" w:rsidR="00F42727" w:rsidRDefault="00F42727">
      <w:r>
        <w:rPr>
          <w:b/>
        </w:rPr>
        <w:t>ID value</w:t>
      </w:r>
      <w:proofErr w:type="gramStart"/>
      <w:r>
        <w:t>:  2006</w:t>
      </w:r>
      <w:proofErr w:type="gramEnd"/>
    </w:p>
    <w:p w14:paraId="41171027" w14:textId="77777777" w:rsidR="00F42727" w:rsidRDefault="00F42727">
      <w:r>
        <w:rPr>
          <w:b/>
        </w:rPr>
        <w:t>Senders</w:t>
      </w:r>
      <w:proofErr w:type="gramStart"/>
      <w:r>
        <w:t>:  Search</w:t>
      </w:r>
      <w:proofErr w:type="gramEnd"/>
      <w:r>
        <w:t xml:space="preserve"> Node</w:t>
      </w:r>
    </w:p>
    <w:p w14:paraId="2CD38BAD" w14:textId="77777777" w:rsidR="00F42727" w:rsidRDefault="00F42727">
      <w:r>
        <w:rPr>
          <w:b/>
        </w:rPr>
        <w:t>Receivers</w:t>
      </w:r>
      <w:proofErr w:type="gramStart"/>
      <w:r>
        <w:t>:  Control</w:t>
      </w:r>
      <w:proofErr w:type="gramEnd"/>
      <w:r>
        <w:t xml:space="preserve"> Node</w:t>
      </w:r>
    </w:p>
    <w:p w14:paraId="4AA227B7" w14:textId="77777777" w:rsidR="00F42727" w:rsidRDefault="00F42727">
      <w:r>
        <w:rPr>
          <w:b/>
        </w:rPr>
        <w:t>Has Body</w:t>
      </w:r>
      <w:proofErr w:type="gramStart"/>
      <w:r>
        <w:t>:  yes</w:t>
      </w:r>
      <w:proofErr w:type="gramEnd"/>
    </w:p>
    <w:p w14:paraId="49DA7657" w14:textId="77777777" w:rsidR="00F42727" w:rsidRDefault="00F42727">
      <w:r>
        <w:rPr>
          <w:b/>
        </w:rPr>
        <w:t>Description</w:t>
      </w:r>
      <w:proofErr w:type="gramStart"/>
      <w:r>
        <w:t>:  This</w:t>
      </w:r>
      <w:proofErr w:type="gramEnd"/>
      <w:r>
        <w:t xml:space="preserve"> message is sent when there search node has a problem processing the query.  The body of the message contains a description of the error.</w:t>
      </w:r>
    </w:p>
    <w:p w14:paraId="5CFABFCB" w14:textId="77777777" w:rsidR="00F42727" w:rsidRDefault="00F42727"/>
    <w:p w14:paraId="1A9CC6EF" w14:textId="77777777" w:rsidR="00F42727" w:rsidRDefault="00F42727"/>
    <w:p w14:paraId="0B887FCA" w14:textId="77777777" w:rsidR="00F42727" w:rsidRDefault="00F42727"/>
    <w:p w14:paraId="0E9B2E5F" w14:textId="77777777" w:rsidR="00F42727" w:rsidRDefault="00F42727"/>
    <w:p w14:paraId="724E98A6" w14:textId="77777777" w:rsidR="00F42727" w:rsidRDefault="00F42727"/>
    <w:p w14:paraId="4C43039A" w14:textId="77777777" w:rsidR="00F42727" w:rsidRDefault="00F42727"/>
    <w:p w14:paraId="41EE08FB" w14:textId="77777777" w:rsidR="00F42727" w:rsidRDefault="00F42727"/>
    <w:p w14:paraId="63DB5D72" w14:textId="77777777" w:rsidR="00F42727" w:rsidRDefault="00F42727"/>
    <w:p w14:paraId="719CDD91" w14:textId="77777777" w:rsidR="00F42727" w:rsidRDefault="00F42727">
      <w:pPr>
        <w:pStyle w:val="Heading3"/>
        <w:numPr>
          <w:numberingChange w:id="931" w:author="Tom Stephens" w:date="2011-12-07T12:44:00Z" w:original="%1:5:0:.%2:3:0:.%3:10:0:"/>
        </w:numPr>
      </w:pPr>
      <w:bookmarkStart w:id="932" w:name="_toc1461"/>
      <w:bookmarkEnd w:id="932"/>
      <w:r>
        <w:lastRenderedPageBreak/>
        <w:t>DISCONNECT message</w:t>
      </w:r>
    </w:p>
    <w:p w14:paraId="29ECE6E2" w14:textId="77777777" w:rsidR="00F42727" w:rsidRDefault="00F42727">
      <w:r>
        <w:rPr>
          <w:b/>
        </w:rPr>
        <w:t>Name</w:t>
      </w:r>
      <w:proofErr w:type="gramStart"/>
      <w:r>
        <w:t>:  DISCONNECT</w:t>
      </w:r>
      <w:proofErr w:type="gramEnd"/>
    </w:p>
    <w:p w14:paraId="00623277" w14:textId="77777777" w:rsidR="00F42727" w:rsidRDefault="00F42727">
      <w:r>
        <w:rPr>
          <w:b/>
        </w:rPr>
        <w:t>ID value</w:t>
      </w:r>
      <w:proofErr w:type="gramStart"/>
      <w:r>
        <w:t>:  3001</w:t>
      </w:r>
      <w:proofErr w:type="gramEnd"/>
    </w:p>
    <w:p w14:paraId="5236A1D9" w14:textId="77777777" w:rsidR="00F42727" w:rsidRDefault="00F42727">
      <w:r>
        <w:rPr>
          <w:b/>
        </w:rPr>
        <w:t>Senders</w:t>
      </w:r>
      <w:proofErr w:type="gramStart"/>
      <w:r>
        <w:t>:  All</w:t>
      </w:r>
      <w:proofErr w:type="gramEnd"/>
    </w:p>
    <w:p w14:paraId="14EBD887" w14:textId="77777777" w:rsidR="00F42727" w:rsidRDefault="00F42727">
      <w:r>
        <w:rPr>
          <w:b/>
        </w:rPr>
        <w:t>Receivers</w:t>
      </w:r>
      <w:proofErr w:type="gramStart"/>
      <w:r>
        <w:t>:  All</w:t>
      </w:r>
      <w:proofErr w:type="gramEnd"/>
    </w:p>
    <w:p w14:paraId="36DE7AFA" w14:textId="77777777" w:rsidR="00F42727" w:rsidRDefault="00F42727">
      <w:r>
        <w:rPr>
          <w:b/>
        </w:rPr>
        <w:t>Has Body</w:t>
      </w:r>
      <w:proofErr w:type="gramStart"/>
      <w:r>
        <w:t>:  no</w:t>
      </w:r>
      <w:proofErr w:type="gramEnd"/>
    </w:p>
    <w:p w14:paraId="10208AAF" w14:textId="77777777" w:rsidR="00F42727" w:rsidRDefault="00F42727">
      <w:r>
        <w:rPr>
          <w:b/>
        </w:rPr>
        <w:t>Description</w:t>
      </w:r>
      <w:proofErr w:type="gramStart"/>
      <w:r>
        <w:t>:  This</w:t>
      </w:r>
      <w:proofErr w:type="gramEnd"/>
      <w:r>
        <w:t xml:space="preserve"> message is sent just prior to closing a TCP/IP socket connection by the program initiating the closure.  It signals to the receiver that the socket the message was received on will no longer be valid and should be closed </w:t>
      </w:r>
      <w:proofErr w:type="gramStart"/>
      <w:r>
        <w:t>on</w:t>
      </w:r>
      <w:proofErr w:type="gramEnd"/>
      <w:r>
        <w:t xml:space="preserve"> the receiver’s end as well.  The Control processes contain some logic for dealing with the number of remaining nodes when dealing with this message so only Search processes should send this to the Control node.  For a general disconnect, use the DROP message.</w:t>
      </w:r>
    </w:p>
    <w:p w14:paraId="4B752873" w14:textId="77777777" w:rsidR="00F42727" w:rsidRDefault="00F42727"/>
    <w:p w14:paraId="689DAB8D" w14:textId="77777777" w:rsidR="00F42727" w:rsidRDefault="00F42727"/>
    <w:p w14:paraId="03CB3005" w14:textId="77777777" w:rsidR="00F42727" w:rsidRDefault="00F42727">
      <w:pPr>
        <w:pStyle w:val="Heading3"/>
        <w:numPr>
          <w:numberingChange w:id="933" w:author="Tom Stephens" w:date="2011-12-07T12:44:00Z" w:original="%1:5:0:.%2:3:0:.%3:11:0:"/>
        </w:numPr>
      </w:pPr>
      <w:bookmarkStart w:id="934" w:name="_toc1470"/>
      <w:bookmarkEnd w:id="934"/>
      <w:r>
        <w:t>DROP message</w:t>
      </w:r>
    </w:p>
    <w:p w14:paraId="24FDE398" w14:textId="77777777" w:rsidR="00F42727" w:rsidRDefault="00F42727">
      <w:pPr>
        <w:ind w:left="720" w:hanging="720"/>
      </w:pPr>
      <w:r>
        <w:rPr>
          <w:b/>
          <w:bCs/>
        </w:rPr>
        <w:t>Name</w:t>
      </w:r>
      <w:proofErr w:type="gramStart"/>
      <w:r>
        <w:rPr>
          <w:b/>
          <w:bCs/>
        </w:rPr>
        <w:t>:</w:t>
      </w:r>
      <w:r>
        <w:t xml:space="preserve">  DROP</w:t>
      </w:r>
      <w:proofErr w:type="gramEnd"/>
    </w:p>
    <w:p w14:paraId="3B110567" w14:textId="77777777" w:rsidR="00F42727" w:rsidRDefault="00F42727">
      <w:pPr>
        <w:ind w:left="720" w:hanging="720"/>
      </w:pPr>
      <w:r>
        <w:rPr>
          <w:b/>
          <w:bCs/>
        </w:rPr>
        <w:t>ID value:</w:t>
      </w:r>
      <w:r>
        <w:t xml:space="preserve"> 3011</w:t>
      </w:r>
    </w:p>
    <w:p w14:paraId="17090953" w14:textId="77777777" w:rsidR="00F42727" w:rsidRDefault="00F42727">
      <w:pPr>
        <w:ind w:left="720" w:hanging="720"/>
      </w:pPr>
      <w:r>
        <w:rPr>
          <w:b/>
          <w:bCs/>
        </w:rPr>
        <w:t>Senders:</w:t>
      </w:r>
      <w:r>
        <w:t xml:space="preserve"> All</w:t>
      </w:r>
    </w:p>
    <w:p w14:paraId="50B784E0" w14:textId="77777777" w:rsidR="00F42727" w:rsidRDefault="00F42727">
      <w:pPr>
        <w:ind w:left="720" w:hanging="720"/>
      </w:pPr>
      <w:r>
        <w:rPr>
          <w:b/>
          <w:bCs/>
        </w:rPr>
        <w:t>Receivers:</w:t>
      </w:r>
      <w:r>
        <w:t xml:space="preserve"> Control Process</w:t>
      </w:r>
    </w:p>
    <w:p w14:paraId="2B716968" w14:textId="77777777" w:rsidR="00F42727" w:rsidRDefault="00F42727">
      <w:pPr>
        <w:ind w:left="720" w:hanging="720"/>
        <w:rPr>
          <w:b/>
          <w:bCs/>
        </w:rPr>
      </w:pPr>
      <w:r>
        <w:rPr>
          <w:b/>
          <w:bCs/>
        </w:rPr>
        <w:t>Has Body:</w:t>
      </w:r>
      <w:r>
        <w:t xml:space="preserve"> no</w:t>
      </w:r>
    </w:p>
    <w:p w14:paraId="38E58111" w14:textId="77777777" w:rsidR="00321EB9" w:rsidRDefault="00F42727">
      <w:pPr>
        <w:rPr>
          <w:ins w:id="935" w:author="Tom Stephens" w:date="2011-12-07T15:51:00Z"/>
        </w:rPr>
      </w:pPr>
      <w:r>
        <w:rPr>
          <w:b/>
          <w:bCs/>
        </w:rPr>
        <w:t>Description:</w:t>
      </w:r>
      <w:r>
        <w:t xml:space="preserve"> This message handles deleting a socket connection in a more general way than the DISCONNECT message (it follows the original purpose of the DISCONNECT message.</w:t>
      </w:r>
    </w:p>
    <w:p w14:paraId="57952B30" w14:textId="77777777" w:rsidR="00321EB9" w:rsidRDefault="00321EB9">
      <w:pPr>
        <w:numPr>
          <w:ins w:id="936" w:author="Tom Stephens" w:date="2011-12-07T15:51:00Z"/>
        </w:numPr>
      </w:pPr>
      <w:ins w:id="937" w:author="Tom Stephens" w:date="2011-12-07T15:51:00Z">
        <w:r>
          <w:tab/>
          <w:t xml:space="preserve">This message is deprecated and does not need to be used. </w:t>
        </w:r>
      </w:ins>
      <w:ins w:id="938" w:author="Tom Stephens" w:date="2011-12-07T15:52:00Z">
        <w:r>
          <w:t xml:space="preserve"> The DISCONNECT message should be used in all cases.</w:t>
        </w:r>
      </w:ins>
    </w:p>
    <w:p w14:paraId="10A6AB41" w14:textId="77777777" w:rsidR="00F42727" w:rsidRDefault="00F42727">
      <w:pPr>
        <w:ind w:left="720" w:hanging="720"/>
      </w:pPr>
    </w:p>
    <w:p w14:paraId="650495C8" w14:textId="77777777" w:rsidR="00F42727" w:rsidRDefault="00F42727">
      <w:pPr>
        <w:pStyle w:val="Heading3"/>
        <w:numPr>
          <w:numberingChange w:id="939" w:author="Tom Stephens" w:date="2011-12-07T12:44:00Z" w:original="%1:5:0:.%2:3:0:.%3:12:0:"/>
        </w:numPr>
      </w:pPr>
      <w:bookmarkStart w:id="940" w:name="_toc1478"/>
      <w:bookmarkEnd w:id="940"/>
      <w:r>
        <w:t>QUERY_STARTED message</w:t>
      </w:r>
    </w:p>
    <w:p w14:paraId="7BF30A32" w14:textId="77777777" w:rsidR="00F42727" w:rsidRDefault="00F42727">
      <w:r>
        <w:rPr>
          <w:b/>
        </w:rPr>
        <w:t>Name</w:t>
      </w:r>
      <w:proofErr w:type="gramStart"/>
      <w:r>
        <w:t>:  QUERY</w:t>
      </w:r>
      <w:proofErr w:type="gramEnd"/>
      <w:r>
        <w:t>_STARTED</w:t>
      </w:r>
    </w:p>
    <w:p w14:paraId="35DB19A0" w14:textId="77777777" w:rsidR="00F42727" w:rsidRDefault="00F42727">
      <w:r>
        <w:rPr>
          <w:b/>
        </w:rPr>
        <w:t>ID value</w:t>
      </w:r>
      <w:proofErr w:type="gramStart"/>
      <w:r>
        <w:t>:  3002</w:t>
      </w:r>
      <w:proofErr w:type="gramEnd"/>
    </w:p>
    <w:p w14:paraId="3172D389" w14:textId="77777777" w:rsidR="00F42727" w:rsidRDefault="00F42727">
      <w:r>
        <w:rPr>
          <w:b/>
        </w:rPr>
        <w:t>Senders</w:t>
      </w:r>
      <w:proofErr w:type="gramStart"/>
      <w:r>
        <w:t>:  Control</w:t>
      </w:r>
      <w:proofErr w:type="gramEnd"/>
      <w:r>
        <w:t xml:space="preserve"> Node</w:t>
      </w:r>
    </w:p>
    <w:p w14:paraId="1D2A0264" w14:textId="77777777" w:rsidR="00F42727" w:rsidRDefault="00F42727">
      <w:r>
        <w:rPr>
          <w:b/>
        </w:rPr>
        <w:t>Receivers</w:t>
      </w:r>
      <w:r>
        <w:t xml:space="preserve">:  </w:t>
      </w:r>
      <w:proofErr w:type="spellStart"/>
      <w:r>
        <w:t>QueueManager</w:t>
      </w:r>
      <w:proofErr w:type="spellEnd"/>
    </w:p>
    <w:p w14:paraId="6FAA8513" w14:textId="77777777" w:rsidR="00F42727" w:rsidRDefault="00F42727">
      <w:r>
        <w:rPr>
          <w:b/>
        </w:rPr>
        <w:t>Has Body</w:t>
      </w:r>
      <w:proofErr w:type="gramStart"/>
      <w:r>
        <w:t>:  no</w:t>
      </w:r>
      <w:proofErr w:type="gramEnd"/>
    </w:p>
    <w:p w14:paraId="7BC0266E" w14:textId="77777777" w:rsidR="00F42727" w:rsidRDefault="00F42727">
      <w:r>
        <w:rPr>
          <w:b/>
        </w:rPr>
        <w:t>Description</w:t>
      </w:r>
      <w:r>
        <w:t xml:space="preserve">:  This message is sent to the </w:t>
      </w:r>
      <w:proofErr w:type="spellStart"/>
      <w:r>
        <w:t>QueueManager</w:t>
      </w:r>
      <w:proofErr w:type="spellEnd"/>
      <w:r>
        <w:t xml:space="preserve"> to inform that the processing of the query has begun.</w:t>
      </w:r>
    </w:p>
    <w:p w14:paraId="158F45F8" w14:textId="77777777" w:rsidR="00F42727" w:rsidRDefault="00F42727"/>
    <w:p w14:paraId="347C063F" w14:textId="77777777" w:rsidR="00F42727" w:rsidRDefault="00F42727">
      <w:pPr>
        <w:pStyle w:val="Heading3"/>
        <w:numPr>
          <w:numberingChange w:id="941" w:author="Tom Stephens" w:date="2011-12-07T12:44:00Z" w:original="%1:5:0:.%2:3:0:.%3:13:0:"/>
        </w:numPr>
      </w:pPr>
      <w:bookmarkStart w:id="942" w:name="_toc1486"/>
      <w:bookmarkEnd w:id="942"/>
      <w:r>
        <w:t>PROGRAM_CONTROL message</w:t>
      </w:r>
    </w:p>
    <w:p w14:paraId="15087FD9" w14:textId="77777777" w:rsidR="00F42727" w:rsidRDefault="00F42727">
      <w:r>
        <w:rPr>
          <w:b/>
        </w:rPr>
        <w:t>Name</w:t>
      </w:r>
      <w:proofErr w:type="gramStart"/>
      <w:r>
        <w:t>:  PROGRAM</w:t>
      </w:r>
      <w:proofErr w:type="gramEnd"/>
      <w:r>
        <w:t>_CONTROL</w:t>
      </w:r>
    </w:p>
    <w:p w14:paraId="021D5CF6" w14:textId="77777777" w:rsidR="00F42727" w:rsidRDefault="00F42727">
      <w:r>
        <w:rPr>
          <w:b/>
        </w:rPr>
        <w:t>ID value</w:t>
      </w:r>
      <w:proofErr w:type="gramStart"/>
      <w:r>
        <w:t>:  3003</w:t>
      </w:r>
      <w:proofErr w:type="gramEnd"/>
    </w:p>
    <w:p w14:paraId="3B83F487" w14:textId="77777777" w:rsidR="00F42727" w:rsidRDefault="00F42727">
      <w:r>
        <w:rPr>
          <w:b/>
        </w:rPr>
        <w:t>Senders</w:t>
      </w:r>
      <w:r>
        <w:t xml:space="preserve">:  Command Line tools, </w:t>
      </w:r>
      <w:proofErr w:type="spellStart"/>
      <w:r>
        <w:t>QueueManager</w:t>
      </w:r>
      <w:proofErr w:type="spellEnd"/>
      <w:r>
        <w:t>, Control Node</w:t>
      </w:r>
    </w:p>
    <w:p w14:paraId="5048AA7F" w14:textId="77777777" w:rsidR="00F42727" w:rsidRDefault="00F42727">
      <w:r>
        <w:rPr>
          <w:b/>
        </w:rPr>
        <w:t>Receivers</w:t>
      </w:r>
      <w:r>
        <w:t xml:space="preserve">:  </w:t>
      </w:r>
      <w:proofErr w:type="spellStart"/>
      <w:r>
        <w:t>QueueManager</w:t>
      </w:r>
      <w:proofErr w:type="spellEnd"/>
      <w:r>
        <w:t>, Control Node, Search Node</w:t>
      </w:r>
    </w:p>
    <w:p w14:paraId="0EC1B79C" w14:textId="77777777" w:rsidR="00F42727" w:rsidRDefault="00F42727">
      <w:r>
        <w:rPr>
          <w:b/>
        </w:rPr>
        <w:t>Has Body</w:t>
      </w:r>
      <w:proofErr w:type="gramStart"/>
      <w:r>
        <w:t>:  yes</w:t>
      </w:r>
      <w:proofErr w:type="gramEnd"/>
    </w:p>
    <w:p w14:paraId="38AD9D9C" w14:textId="77777777" w:rsidR="00F42727" w:rsidRDefault="00F42727">
      <w:r>
        <w:rPr>
          <w:b/>
        </w:rPr>
        <w:t>Description</w:t>
      </w:r>
      <w:proofErr w:type="gramStart"/>
      <w:r>
        <w:t>:  This</w:t>
      </w:r>
      <w:proofErr w:type="gramEnd"/>
      <w:r>
        <w:t xml:space="preserve"> message is sent when some sort of system command needs to be executed by the database system.  Typically, it will originate from the command line interface with a request </w:t>
      </w:r>
      <w:r>
        <w:lastRenderedPageBreak/>
        <w:t>for server statistics, server status, or a request to shut down the system.  It is forwarded throughout the system to the relevant components.</w:t>
      </w:r>
    </w:p>
    <w:p w14:paraId="77843D83" w14:textId="77777777" w:rsidR="00F42727" w:rsidRDefault="00F42727">
      <w:r>
        <w:tab/>
        <w:t xml:space="preserve">The body of this message consists of a single line with the command that is to be executed.  The choice of commands and their effects are listed in Table </w:t>
      </w:r>
      <w:ins w:id="943" w:author="Tom Stephens" w:date="2011-12-07T15:53:00Z">
        <w:r w:rsidR="00321EB9">
          <w:t>4</w:t>
        </w:r>
      </w:ins>
      <w:del w:id="944" w:author="Tom Stephens" w:date="2011-12-07T15:53:00Z">
        <w:r w:rsidDel="00321EB9">
          <w:delText>XX</w:delText>
        </w:r>
      </w:del>
      <w:r>
        <w:t>.</w:t>
      </w:r>
    </w:p>
    <w:p w14:paraId="2738D49C" w14:textId="77777777" w:rsidR="00F42727" w:rsidRDefault="00F42727"/>
    <w:p w14:paraId="4A412EA0" w14:textId="77777777" w:rsidR="00F42727" w:rsidRDefault="00F42727">
      <w:pPr>
        <w:pStyle w:val="Caption"/>
        <w:keepNext/>
        <w:rPr>
          <w:b w:val="0"/>
        </w:rPr>
      </w:pPr>
      <w:r>
        <w:t xml:space="preserve">Table </w:t>
      </w:r>
      <w:fldSimple w:instr=" SEQ &quot;Table&quot; \*Arabic ">
        <w:r>
          <w:t>4</w:t>
        </w:r>
      </w:fldSimple>
      <w:r>
        <w:t xml:space="preserve"> - </w:t>
      </w:r>
      <w:r>
        <w:rPr>
          <w:b w:val="0"/>
        </w:rPr>
        <w:t>Commands sent via the PROGRAM_CONTROL message</w:t>
      </w:r>
    </w:p>
    <w:tbl>
      <w:tblPr>
        <w:tblW w:w="0" w:type="auto"/>
        <w:tblInd w:w="-30" w:type="dxa"/>
        <w:tblLayout w:type="fixed"/>
        <w:tblLook w:val="0000" w:firstRow="0" w:lastRow="0" w:firstColumn="0" w:lastColumn="0" w:noHBand="0" w:noVBand="0"/>
      </w:tblPr>
      <w:tblGrid>
        <w:gridCol w:w="2343"/>
        <w:gridCol w:w="8046"/>
      </w:tblGrid>
      <w:tr w:rsidR="00F42727" w14:paraId="3110612C" w14:textId="77777777">
        <w:trPr>
          <w:trHeight w:val="276"/>
        </w:trPr>
        <w:tc>
          <w:tcPr>
            <w:tcW w:w="2343" w:type="dxa"/>
            <w:vMerge w:val="restart"/>
            <w:tcBorders>
              <w:top w:val="single" w:sz="4" w:space="0" w:color="000000"/>
              <w:left w:val="single" w:sz="4" w:space="0" w:color="000000"/>
              <w:bottom w:val="single" w:sz="4" w:space="0" w:color="000000"/>
            </w:tcBorders>
          </w:tcPr>
          <w:p w14:paraId="41A694AE" w14:textId="77777777" w:rsidR="00F42727" w:rsidRDefault="00F42727">
            <w:pPr>
              <w:snapToGrid w:val="0"/>
              <w:rPr>
                <w:b/>
              </w:rPr>
            </w:pPr>
            <w:r>
              <w:rPr>
                <w:b/>
              </w:rPr>
              <w:t>Command</w:t>
            </w:r>
          </w:p>
        </w:tc>
        <w:tc>
          <w:tcPr>
            <w:tcW w:w="8046" w:type="dxa"/>
            <w:vMerge w:val="restart"/>
            <w:tcBorders>
              <w:top w:val="single" w:sz="4" w:space="0" w:color="000000"/>
              <w:left w:val="single" w:sz="4" w:space="0" w:color="000000"/>
              <w:bottom w:val="single" w:sz="4" w:space="0" w:color="000000"/>
              <w:right w:val="single" w:sz="4" w:space="0" w:color="000000"/>
            </w:tcBorders>
          </w:tcPr>
          <w:p w14:paraId="2EA2A7E9" w14:textId="77777777" w:rsidR="00F42727" w:rsidRDefault="00F42727">
            <w:pPr>
              <w:snapToGrid w:val="0"/>
              <w:rPr>
                <w:b/>
              </w:rPr>
            </w:pPr>
            <w:r>
              <w:rPr>
                <w:b/>
              </w:rPr>
              <w:t>Description</w:t>
            </w:r>
          </w:p>
        </w:tc>
      </w:tr>
      <w:tr w:rsidR="00F42727" w14:paraId="5FDC724B" w14:textId="77777777">
        <w:trPr>
          <w:trHeight w:val="276"/>
        </w:trPr>
        <w:tc>
          <w:tcPr>
            <w:tcW w:w="2343" w:type="dxa"/>
            <w:vMerge w:val="restart"/>
            <w:tcBorders>
              <w:top w:val="single" w:sz="4" w:space="0" w:color="000000"/>
              <w:left w:val="single" w:sz="4" w:space="0" w:color="000000"/>
              <w:bottom w:val="single" w:sz="4" w:space="0" w:color="000000"/>
            </w:tcBorders>
          </w:tcPr>
          <w:p w14:paraId="5C6CB26B" w14:textId="77777777" w:rsidR="00F42727" w:rsidRDefault="00F42727">
            <w:pPr>
              <w:snapToGrid w:val="0"/>
            </w:pPr>
            <w:r>
              <w:t>SHUTDOWN</w:t>
            </w:r>
          </w:p>
        </w:tc>
        <w:tc>
          <w:tcPr>
            <w:tcW w:w="8046" w:type="dxa"/>
            <w:vMerge w:val="restart"/>
            <w:tcBorders>
              <w:top w:val="single" w:sz="4" w:space="0" w:color="000000"/>
              <w:left w:val="single" w:sz="4" w:space="0" w:color="000000"/>
              <w:bottom w:val="single" w:sz="4" w:space="0" w:color="000000"/>
              <w:right w:val="single" w:sz="4" w:space="0" w:color="000000"/>
            </w:tcBorders>
          </w:tcPr>
          <w:p w14:paraId="5105A01E" w14:textId="77777777" w:rsidR="00F42727" w:rsidRDefault="00F42727">
            <w:pPr>
              <w:snapToGrid w:val="0"/>
            </w:pPr>
            <w:r>
              <w:t xml:space="preserve">When this command is received the listen ports are closed, and the programs are marked to terminate.  As soon as the current query is completed the system will gracefully terminate all processes.  This is to be used to shut down the system during testing and in the event of a known shut down of the facilities (i.e. due to a power failure, system upgrade, etc.) </w:t>
            </w:r>
          </w:p>
        </w:tc>
      </w:tr>
      <w:tr w:rsidR="00F42727" w14:paraId="37F34DDB" w14:textId="77777777">
        <w:trPr>
          <w:trHeight w:val="276"/>
        </w:trPr>
        <w:tc>
          <w:tcPr>
            <w:tcW w:w="2343" w:type="dxa"/>
            <w:vMerge w:val="restart"/>
            <w:tcBorders>
              <w:top w:val="single" w:sz="4" w:space="0" w:color="000000"/>
              <w:left w:val="single" w:sz="4" w:space="0" w:color="000000"/>
              <w:bottom w:val="single" w:sz="4" w:space="0" w:color="000000"/>
            </w:tcBorders>
          </w:tcPr>
          <w:p w14:paraId="27198775" w14:textId="77777777" w:rsidR="00F42727" w:rsidRDefault="00F42727">
            <w:pPr>
              <w:snapToGrid w:val="0"/>
            </w:pPr>
            <w:r>
              <w:t>STATUS</w:t>
            </w:r>
          </w:p>
        </w:tc>
        <w:tc>
          <w:tcPr>
            <w:tcW w:w="8046" w:type="dxa"/>
            <w:vMerge w:val="restart"/>
            <w:tcBorders>
              <w:top w:val="single" w:sz="4" w:space="0" w:color="000000"/>
              <w:left w:val="single" w:sz="4" w:space="0" w:color="000000"/>
              <w:bottom w:val="single" w:sz="4" w:space="0" w:color="000000"/>
              <w:right w:val="single" w:sz="4" w:space="0" w:color="000000"/>
            </w:tcBorders>
          </w:tcPr>
          <w:p w14:paraId="196E4FAD" w14:textId="77777777" w:rsidR="00F42727" w:rsidRDefault="00F42727">
            <w:pPr>
              <w:snapToGrid w:val="0"/>
            </w:pPr>
            <w:r>
              <w:t xml:space="preserve">The command is a query for the status of the database systems and should return information on the </w:t>
            </w:r>
            <w:proofErr w:type="gramStart"/>
            <w:r>
              <w:t>up-time</w:t>
            </w:r>
            <w:proofErr w:type="gramEnd"/>
            <w:r>
              <w:t xml:space="preserve"> of the servers, number of queries served, status of the query queues, current queries being processed, etc.</w:t>
            </w:r>
            <w:ins w:id="945" w:author="Tom Stephens" w:date="2011-12-07T15:52:00Z">
              <w:r w:rsidR="00321EB9">
                <w:t xml:space="preserve">  (This functionality has not yet been implemented.)</w:t>
              </w:r>
            </w:ins>
          </w:p>
        </w:tc>
      </w:tr>
      <w:tr w:rsidR="00F42727" w14:paraId="27ACD56C" w14:textId="77777777">
        <w:trPr>
          <w:trHeight w:val="276"/>
        </w:trPr>
        <w:tc>
          <w:tcPr>
            <w:tcW w:w="2343" w:type="dxa"/>
            <w:vMerge w:val="restart"/>
            <w:tcBorders>
              <w:top w:val="single" w:sz="4" w:space="0" w:color="000000"/>
              <w:left w:val="single" w:sz="4" w:space="0" w:color="000000"/>
              <w:bottom w:val="single" w:sz="4" w:space="0" w:color="000000"/>
            </w:tcBorders>
          </w:tcPr>
          <w:p w14:paraId="0BFE9245" w14:textId="77777777" w:rsidR="00F42727" w:rsidRDefault="00F42727">
            <w:pPr>
              <w:snapToGrid w:val="0"/>
            </w:pPr>
          </w:p>
        </w:tc>
        <w:tc>
          <w:tcPr>
            <w:tcW w:w="8046" w:type="dxa"/>
            <w:vMerge w:val="restart"/>
            <w:tcBorders>
              <w:top w:val="single" w:sz="4" w:space="0" w:color="000000"/>
              <w:left w:val="single" w:sz="4" w:space="0" w:color="000000"/>
              <w:bottom w:val="single" w:sz="4" w:space="0" w:color="000000"/>
              <w:right w:val="single" w:sz="4" w:space="0" w:color="000000"/>
            </w:tcBorders>
          </w:tcPr>
          <w:p w14:paraId="403E0E06" w14:textId="77777777" w:rsidR="00F42727" w:rsidRDefault="00F42727">
            <w:pPr>
              <w:snapToGrid w:val="0"/>
            </w:pPr>
          </w:p>
        </w:tc>
      </w:tr>
    </w:tbl>
    <w:p w14:paraId="2C845086" w14:textId="77777777" w:rsidR="00F42727" w:rsidRDefault="00F42727"/>
    <w:p w14:paraId="6B11F8AC" w14:textId="77777777" w:rsidR="00F42727" w:rsidRDefault="00F42727">
      <w:pPr>
        <w:pStyle w:val="Heading3"/>
        <w:numPr>
          <w:numberingChange w:id="946" w:author="Tom Stephens" w:date="2011-12-07T12:44:00Z" w:original="%1:5:0:.%2:3:0:.%3:14:0:"/>
        </w:numPr>
      </w:pPr>
      <w:bookmarkStart w:id="947" w:name="_toc1523"/>
      <w:bookmarkEnd w:id="947"/>
      <w:r>
        <w:t>STATUS_RESPONSE message</w:t>
      </w:r>
    </w:p>
    <w:p w14:paraId="2B7DD014" w14:textId="77777777" w:rsidR="00F42727" w:rsidRDefault="00F42727">
      <w:r>
        <w:rPr>
          <w:b/>
        </w:rPr>
        <w:t>Name</w:t>
      </w:r>
      <w:proofErr w:type="gramStart"/>
      <w:r>
        <w:t>:  STATUS</w:t>
      </w:r>
      <w:proofErr w:type="gramEnd"/>
      <w:r>
        <w:t>_RESPONSE</w:t>
      </w:r>
    </w:p>
    <w:p w14:paraId="14A450D5" w14:textId="77777777" w:rsidR="00F42727" w:rsidRDefault="00F42727">
      <w:r>
        <w:rPr>
          <w:b/>
        </w:rPr>
        <w:t>ID value</w:t>
      </w:r>
      <w:proofErr w:type="gramStart"/>
      <w:r>
        <w:t>:  3004</w:t>
      </w:r>
      <w:proofErr w:type="gramEnd"/>
    </w:p>
    <w:p w14:paraId="7EBDAC61" w14:textId="77777777" w:rsidR="00F42727" w:rsidRDefault="00F42727">
      <w:r>
        <w:rPr>
          <w:b/>
        </w:rPr>
        <w:t>Senders</w:t>
      </w:r>
      <w:r>
        <w:t xml:space="preserve">:  Control Node, </w:t>
      </w:r>
      <w:proofErr w:type="spellStart"/>
      <w:r>
        <w:t>QueueManager</w:t>
      </w:r>
      <w:proofErr w:type="spellEnd"/>
    </w:p>
    <w:p w14:paraId="4D8AFD7F" w14:textId="77777777" w:rsidR="00F42727" w:rsidRDefault="00F42727">
      <w:r>
        <w:rPr>
          <w:b/>
        </w:rPr>
        <w:t>Receivers</w:t>
      </w:r>
      <w:r>
        <w:t xml:space="preserve">:  </w:t>
      </w:r>
      <w:proofErr w:type="spellStart"/>
      <w:r>
        <w:t>QueueManager</w:t>
      </w:r>
      <w:proofErr w:type="spellEnd"/>
      <w:r>
        <w:t>, Command line tool</w:t>
      </w:r>
    </w:p>
    <w:p w14:paraId="682BDF81" w14:textId="77777777" w:rsidR="00F42727" w:rsidRDefault="00F42727">
      <w:r>
        <w:rPr>
          <w:b/>
        </w:rPr>
        <w:t>Has Body</w:t>
      </w:r>
      <w:proofErr w:type="gramStart"/>
      <w:r>
        <w:t>:  yes</w:t>
      </w:r>
      <w:proofErr w:type="gramEnd"/>
    </w:p>
    <w:p w14:paraId="762A470E" w14:textId="77777777" w:rsidR="00F42727" w:rsidRDefault="00F42727">
      <w:r>
        <w:rPr>
          <w:b/>
        </w:rPr>
        <w:t>Description</w:t>
      </w:r>
      <w:proofErr w:type="gramStart"/>
      <w:r>
        <w:t>:  The</w:t>
      </w:r>
      <w:proofErr w:type="gramEnd"/>
      <w:r>
        <w:t xml:space="preserve"> body of this message contains </w:t>
      </w:r>
      <w:proofErr w:type="gramStart"/>
      <w:r>
        <w:t>the status</w:t>
      </w:r>
      <w:proofErr w:type="gramEnd"/>
      <w:r>
        <w:t xml:space="preserve"> information on the state of the database system.  This message is generated as a response to the PROGRAM_CONTROL message with the STATUS command.  It will contain information about the live time of the system, number of queries processed, average query time, etc.  The exact details of the message body depend on the source and are described in sections </w:t>
      </w:r>
      <w:r>
        <w:fldChar w:fldCharType="begin"/>
      </w:r>
      <w:r>
        <w:instrText xml:space="preserve"> REF _Ref105817709 \n \h </w:instrText>
      </w:r>
      <w:r>
        <w:fldChar w:fldCharType="separate"/>
      </w:r>
      <w:r>
        <w:t>7.2.2.7.2</w:t>
      </w:r>
      <w:r>
        <w:fldChar w:fldCharType="end"/>
      </w:r>
      <w:r>
        <w:t xml:space="preserve"> and </w:t>
      </w:r>
      <w:r>
        <w:fldChar w:fldCharType="begin"/>
      </w:r>
      <w:r>
        <w:instrText xml:space="preserve"> REF _Ref106185094 \n \h </w:instrText>
      </w:r>
      <w:r>
        <w:fldChar w:fldCharType="separate"/>
      </w:r>
      <w:r>
        <w:t>7.3.1.4.8.2</w:t>
      </w:r>
      <w:r>
        <w:fldChar w:fldCharType="end"/>
      </w:r>
      <w:r>
        <w:t>.</w:t>
      </w:r>
    </w:p>
    <w:p w14:paraId="4EF4D334" w14:textId="77777777" w:rsidR="00F42727" w:rsidRDefault="00F42727"/>
    <w:p w14:paraId="21575A1E" w14:textId="77777777" w:rsidR="00F42727" w:rsidRDefault="00F42727">
      <w:pPr>
        <w:pStyle w:val="Heading3"/>
        <w:numPr>
          <w:numberingChange w:id="948" w:author="Tom Stephens" w:date="2011-12-07T12:44:00Z" w:original="%1:5:0:.%2:3:0:.%3:15:0:"/>
        </w:numPr>
      </w:pPr>
      <w:bookmarkStart w:id="949" w:name="_toc1531"/>
      <w:bookmarkEnd w:id="949"/>
      <w:r>
        <w:t>IDENTIFY message</w:t>
      </w:r>
    </w:p>
    <w:p w14:paraId="2F28FDC7" w14:textId="77777777" w:rsidR="00F42727" w:rsidRDefault="00F42727">
      <w:r>
        <w:rPr>
          <w:b/>
        </w:rPr>
        <w:t>Name</w:t>
      </w:r>
      <w:proofErr w:type="gramStart"/>
      <w:r>
        <w:t>:  IDENTIFY</w:t>
      </w:r>
      <w:proofErr w:type="gramEnd"/>
    </w:p>
    <w:p w14:paraId="529C7CB4" w14:textId="77777777" w:rsidR="00F42727" w:rsidRDefault="00F42727">
      <w:r>
        <w:rPr>
          <w:b/>
        </w:rPr>
        <w:t>ID value</w:t>
      </w:r>
      <w:proofErr w:type="gramStart"/>
      <w:r>
        <w:t>:  3005</w:t>
      </w:r>
      <w:proofErr w:type="gramEnd"/>
    </w:p>
    <w:p w14:paraId="5868F52F" w14:textId="77777777" w:rsidR="00F42727" w:rsidRDefault="00F42727">
      <w:r>
        <w:rPr>
          <w:b/>
        </w:rPr>
        <w:t>Senders</w:t>
      </w:r>
      <w:proofErr w:type="gramStart"/>
      <w:r>
        <w:t>:  All</w:t>
      </w:r>
      <w:proofErr w:type="gramEnd"/>
    </w:p>
    <w:p w14:paraId="4D92E636" w14:textId="77777777" w:rsidR="00F42727" w:rsidRDefault="00F42727">
      <w:r>
        <w:rPr>
          <w:b/>
        </w:rPr>
        <w:t>Receivers</w:t>
      </w:r>
      <w:proofErr w:type="gramStart"/>
      <w:r>
        <w:t>:  All</w:t>
      </w:r>
      <w:proofErr w:type="gramEnd"/>
    </w:p>
    <w:p w14:paraId="1796932A" w14:textId="77777777" w:rsidR="00F42727" w:rsidRDefault="00F42727">
      <w:r>
        <w:rPr>
          <w:b/>
        </w:rPr>
        <w:t>Has Body</w:t>
      </w:r>
      <w:proofErr w:type="gramStart"/>
      <w:r>
        <w:t>:  possibly</w:t>
      </w:r>
      <w:proofErr w:type="gramEnd"/>
    </w:p>
    <w:p w14:paraId="06987B2B" w14:textId="77777777" w:rsidR="00F42727" w:rsidRDefault="00F42727">
      <w:r>
        <w:rPr>
          <w:b/>
        </w:rPr>
        <w:t>Description</w:t>
      </w:r>
      <w:proofErr w:type="gramStart"/>
      <w:r>
        <w:t>:  This</w:t>
      </w:r>
      <w:proofErr w:type="gramEnd"/>
      <w:r>
        <w:t xml:space="preserve"> message is always the first one sent after a new connection is established.  It has no body and the ID string field in the message header will contain the name of the program transmitting the message (i.e. </w:t>
      </w:r>
      <w:proofErr w:type="spellStart"/>
      <w:r>
        <w:t>QueueManager</w:t>
      </w:r>
      <w:proofErr w:type="spellEnd"/>
      <w:r>
        <w:t xml:space="preserve">, database control node, search node, etc.)   The allowed values for these ID’s are listed below and are </w:t>
      </w:r>
      <w:proofErr w:type="gramStart"/>
      <w:r>
        <w:t>fairly self-explanatory</w:t>
      </w:r>
      <w:proofErr w:type="gramEnd"/>
      <w:r>
        <w:t>:</w:t>
      </w:r>
    </w:p>
    <w:p w14:paraId="22B9C9FC" w14:textId="77777777" w:rsidR="00F42727" w:rsidRDefault="00F42727">
      <w:pPr>
        <w:numPr>
          <w:ilvl w:val="0"/>
          <w:numId w:val="7"/>
          <w:numberingChange w:id="950" w:author="Tom Stephens" w:date="2011-12-07T12:44:00Z" w:original=""/>
        </w:numPr>
      </w:pPr>
      <w:proofErr w:type="spellStart"/>
      <w:r>
        <w:t>WebInterface</w:t>
      </w:r>
      <w:proofErr w:type="spellEnd"/>
    </w:p>
    <w:p w14:paraId="4C868636" w14:textId="77777777" w:rsidR="00F42727" w:rsidRDefault="00F42727">
      <w:pPr>
        <w:numPr>
          <w:ilvl w:val="0"/>
          <w:numId w:val="7"/>
          <w:numberingChange w:id="951" w:author="Tom Stephens" w:date="2011-12-07T12:44:00Z" w:original=""/>
        </w:numPr>
      </w:pPr>
      <w:proofErr w:type="spellStart"/>
      <w:r>
        <w:t>CommandLine</w:t>
      </w:r>
      <w:proofErr w:type="spellEnd"/>
    </w:p>
    <w:p w14:paraId="5FD7B243" w14:textId="77777777" w:rsidR="00F42727" w:rsidRDefault="00F42727">
      <w:pPr>
        <w:numPr>
          <w:ilvl w:val="0"/>
          <w:numId w:val="7"/>
          <w:numberingChange w:id="952" w:author="Tom Stephens" w:date="2011-12-07T12:44:00Z" w:original=""/>
        </w:numPr>
      </w:pPr>
      <w:proofErr w:type="spellStart"/>
      <w:proofErr w:type="gramStart"/>
      <w:r>
        <w:t>QueueManager</w:t>
      </w:r>
      <w:proofErr w:type="spellEnd"/>
      <w:proofErr w:type="gramEnd"/>
    </w:p>
    <w:p w14:paraId="70DE9CB6" w14:textId="77777777" w:rsidR="00F42727" w:rsidRDefault="00F42727">
      <w:pPr>
        <w:numPr>
          <w:ilvl w:val="0"/>
          <w:numId w:val="7"/>
          <w:numberingChange w:id="953" w:author="Tom Stephens" w:date="2011-12-07T12:44:00Z" w:original=""/>
        </w:numPr>
      </w:pPr>
      <w:proofErr w:type="spellStart"/>
      <w:r>
        <w:t>photonControl</w:t>
      </w:r>
      <w:proofErr w:type="spellEnd"/>
    </w:p>
    <w:p w14:paraId="272EF34C" w14:textId="77777777" w:rsidR="00F42727" w:rsidRDefault="00F42727">
      <w:pPr>
        <w:numPr>
          <w:ilvl w:val="0"/>
          <w:numId w:val="7"/>
          <w:numberingChange w:id="954" w:author="Tom Stephens" w:date="2011-12-07T12:44:00Z" w:original=""/>
        </w:numPr>
      </w:pPr>
      <w:proofErr w:type="spellStart"/>
      <w:r>
        <w:lastRenderedPageBreak/>
        <w:t>eventControl</w:t>
      </w:r>
      <w:proofErr w:type="spellEnd"/>
    </w:p>
    <w:p w14:paraId="4F3863C7" w14:textId="77777777" w:rsidR="00F42727" w:rsidRDefault="00F42727">
      <w:pPr>
        <w:numPr>
          <w:ilvl w:val="0"/>
          <w:numId w:val="7"/>
          <w:numberingChange w:id="955" w:author="Tom Stephens" w:date="2011-12-07T12:44:00Z" w:original=""/>
        </w:numPr>
      </w:pPr>
      <w:proofErr w:type="spellStart"/>
      <w:r>
        <w:t>spacecraftControl</w:t>
      </w:r>
      <w:proofErr w:type="spellEnd"/>
    </w:p>
    <w:p w14:paraId="4158B9D6" w14:textId="77777777" w:rsidR="00F42727" w:rsidRDefault="00F42727">
      <w:pPr>
        <w:numPr>
          <w:ilvl w:val="0"/>
          <w:numId w:val="7"/>
          <w:numberingChange w:id="956" w:author="Tom Stephens" w:date="2011-12-07T12:44:00Z" w:original=""/>
        </w:numPr>
      </w:pPr>
      <w:proofErr w:type="spellStart"/>
      <w:r>
        <w:t>photonSearch</w:t>
      </w:r>
      <w:proofErr w:type="spellEnd"/>
    </w:p>
    <w:p w14:paraId="03DE19D7" w14:textId="77777777" w:rsidR="00F42727" w:rsidRDefault="00F42727">
      <w:pPr>
        <w:numPr>
          <w:ilvl w:val="0"/>
          <w:numId w:val="7"/>
          <w:numberingChange w:id="957" w:author="Tom Stephens" w:date="2011-12-07T12:44:00Z" w:original=""/>
        </w:numPr>
      </w:pPr>
      <w:proofErr w:type="spellStart"/>
      <w:r>
        <w:t>eventSearch</w:t>
      </w:r>
      <w:proofErr w:type="spellEnd"/>
    </w:p>
    <w:p w14:paraId="7A921170" w14:textId="77777777" w:rsidR="00F42727" w:rsidRDefault="00F42727">
      <w:pPr>
        <w:numPr>
          <w:ilvl w:val="0"/>
          <w:numId w:val="7"/>
          <w:numberingChange w:id="958" w:author="Tom Stephens" w:date="2011-12-07T12:44:00Z" w:original=""/>
        </w:numPr>
      </w:pPr>
      <w:proofErr w:type="spellStart"/>
      <w:r>
        <w:t>spacecraftSearch</w:t>
      </w:r>
      <w:proofErr w:type="spellEnd"/>
    </w:p>
    <w:p w14:paraId="50B3E8B4" w14:textId="77777777" w:rsidR="00F42727" w:rsidRDefault="00F42727">
      <w:pPr>
        <w:numPr>
          <w:ilvl w:val="0"/>
          <w:numId w:val="7"/>
          <w:numberingChange w:id="959" w:author="Tom Stephens" w:date="2011-12-07T12:44:00Z" w:original=""/>
        </w:numPr>
      </w:pPr>
      <w:proofErr w:type="spellStart"/>
      <w:r>
        <w:t>photonIngest</w:t>
      </w:r>
      <w:proofErr w:type="spellEnd"/>
    </w:p>
    <w:p w14:paraId="20F31457" w14:textId="77777777" w:rsidR="00F42727" w:rsidRDefault="00F42727">
      <w:pPr>
        <w:numPr>
          <w:ilvl w:val="0"/>
          <w:numId w:val="7"/>
          <w:numberingChange w:id="960" w:author="Tom Stephens" w:date="2011-12-07T12:44:00Z" w:original=""/>
        </w:numPr>
      </w:pPr>
      <w:proofErr w:type="spellStart"/>
      <w:r>
        <w:t>eventIngest</w:t>
      </w:r>
      <w:proofErr w:type="spellEnd"/>
    </w:p>
    <w:p w14:paraId="28600401" w14:textId="77777777" w:rsidR="00F42727" w:rsidRDefault="00F42727">
      <w:pPr>
        <w:numPr>
          <w:ilvl w:val="0"/>
          <w:numId w:val="7"/>
          <w:numberingChange w:id="961" w:author="Tom Stephens" w:date="2011-12-07T12:44:00Z" w:original=""/>
        </w:numPr>
      </w:pPr>
      <w:proofErr w:type="spellStart"/>
      <w:r>
        <w:t>spacecraftIngest</w:t>
      </w:r>
      <w:proofErr w:type="spellEnd"/>
    </w:p>
    <w:p w14:paraId="06866F43" w14:textId="77777777" w:rsidR="00F42727" w:rsidRDefault="00F42727"/>
    <w:p w14:paraId="6E670918" w14:textId="77777777" w:rsidR="00F42727" w:rsidRDefault="00F42727">
      <w:r>
        <w:tab/>
        <w:t>If any of the ‘</w:t>
      </w:r>
      <w:r>
        <w:rPr>
          <w:i/>
        </w:rPr>
        <w:t>&lt;database&gt;</w:t>
      </w:r>
      <w:r>
        <w:t xml:space="preserve">Search’ </w:t>
      </w:r>
      <w:proofErr w:type="gramStart"/>
      <w:r>
        <w:t>ID’s</w:t>
      </w:r>
      <w:proofErr w:type="gramEnd"/>
      <w:r>
        <w:t xml:space="preserve"> are received, the message body will have a single entry containing the name of the node that is functioning as the search node.  </w:t>
      </w:r>
      <w:proofErr w:type="gramStart"/>
      <w:r>
        <w:t>Otherwise</w:t>
      </w:r>
      <w:proofErr w:type="gramEnd"/>
      <w:r>
        <w:t xml:space="preserve"> the message body will be empty.</w:t>
      </w:r>
    </w:p>
    <w:p w14:paraId="01D4E0EC" w14:textId="77777777" w:rsidR="00F42727" w:rsidRDefault="00F42727"/>
    <w:p w14:paraId="5EC5734E" w14:textId="77777777" w:rsidR="00F42727" w:rsidDel="00321EB9" w:rsidRDefault="00F42727">
      <w:pPr>
        <w:rPr>
          <w:del w:id="962" w:author="Tom Stephens" w:date="2011-12-07T15:54:00Z"/>
        </w:rPr>
      </w:pPr>
    </w:p>
    <w:p w14:paraId="57E572AB" w14:textId="77777777" w:rsidR="00F42727" w:rsidDel="00321EB9" w:rsidRDefault="00F42727">
      <w:pPr>
        <w:rPr>
          <w:del w:id="963" w:author="Tom Stephens" w:date="2011-12-07T15:54:00Z"/>
        </w:rPr>
      </w:pPr>
    </w:p>
    <w:p w14:paraId="186CFA37" w14:textId="77777777" w:rsidR="00F42727" w:rsidDel="00321EB9" w:rsidRDefault="00F42727">
      <w:pPr>
        <w:rPr>
          <w:del w:id="964" w:author="Tom Stephens" w:date="2011-12-07T15:54:00Z"/>
        </w:rPr>
      </w:pPr>
    </w:p>
    <w:p w14:paraId="27C7DFA2" w14:textId="77777777" w:rsidR="00F42727" w:rsidRDefault="00F42727">
      <w:pPr>
        <w:pStyle w:val="Heading3"/>
        <w:numPr>
          <w:numberingChange w:id="965" w:author="Tom Stephens" w:date="2011-12-07T12:44:00Z" w:original="%1:5:0:.%2:3:0:.%3:16:0:"/>
        </w:numPr>
      </w:pPr>
      <w:bookmarkStart w:id="966" w:name="_toc1556"/>
      <w:bookmarkEnd w:id="966"/>
      <w:r>
        <w:t>NEW_DATA_AVAILABLE message</w:t>
      </w:r>
    </w:p>
    <w:p w14:paraId="39DB008D" w14:textId="77777777" w:rsidR="00F42727" w:rsidRDefault="00F42727">
      <w:r>
        <w:rPr>
          <w:b/>
        </w:rPr>
        <w:t>Name</w:t>
      </w:r>
      <w:proofErr w:type="gramStart"/>
      <w:r>
        <w:t>:  NEW</w:t>
      </w:r>
      <w:proofErr w:type="gramEnd"/>
      <w:r>
        <w:t>_DATA_AVAILABLE</w:t>
      </w:r>
    </w:p>
    <w:p w14:paraId="21B0EBA1" w14:textId="77777777" w:rsidR="00F42727" w:rsidRDefault="00F42727">
      <w:r>
        <w:rPr>
          <w:b/>
        </w:rPr>
        <w:t>ID value</w:t>
      </w:r>
      <w:proofErr w:type="gramStart"/>
      <w:r>
        <w:t>:  4001</w:t>
      </w:r>
      <w:proofErr w:type="gramEnd"/>
    </w:p>
    <w:p w14:paraId="1B4C4121" w14:textId="77777777" w:rsidR="00F42727" w:rsidRDefault="00F42727">
      <w:r>
        <w:rPr>
          <w:b/>
        </w:rPr>
        <w:t>Senders</w:t>
      </w:r>
      <w:proofErr w:type="gramStart"/>
      <w:r>
        <w:t>:  Ingest</w:t>
      </w:r>
      <w:proofErr w:type="gramEnd"/>
      <w:r>
        <w:t>, Control Node</w:t>
      </w:r>
    </w:p>
    <w:p w14:paraId="576B46F5" w14:textId="77777777" w:rsidR="00F42727" w:rsidRDefault="00F42727">
      <w:r>
        <w:rPr>
          <w:b/>
        </w:rPr>
        <w:t>Receivers</w:t>
      </w:r>
      <w:proofErr w:type="gramStart"/>
      <w:r>
        <w:t>:  Control</w:t>
      </w:r>
      <w:proofErr w:type="gramEnd"/>
      <w:r>
        <w:t xml:space="preserve"> Node, Search Node</w:t>
      </w:r>
    </w:p>
    <w:p w14:paraId="498E1924" w14:textId="77777777" w:rsidR="00F42727" w:rsidRDefault="00F42727">
      <w:r>
        <w:rPr>
          <w:b/>
        </w:rPr>
        <w:t>Has Body</w:t>
      </w:r>
      <w:proofErr w:type="gramStart"/>
      <w:r>
        <w:t>:  yes</w:t>
      </w:r>
      <w:proofErr w:type="gramEnd"/>
    </w:p>
    <w:p w14:paraId="6B6768BF" w14:textId="77777777" w:rsidR="00F42727" w:rsidRDefault="00F42727">
      <w:r>
        <w:rPr>
          <w:b/>
        </w:rPr>
        <w:t>Description</w:t>
      </w:r>
      <w:proofErr w:type="gramStart"/>
      <w:r>
        <w:t>:  This</w:t>
      </w:r>
      <w:proofErr w:type="gramEnd"/>
      <w:r>
        <w:t xml:space="preserve"> message is initially sent from the ingest program to the control node of the database server to indicate that a new data set is available to be added to the system.  Once received, the control node should read the data from the INGEST_DIR (see section </w:t>
      </w:r>
      <w:r>
        <w:fldChar w:fldCharType="begin"/>
      </w:r>
      <w:r>
        <w:instrText xml:space="preserve"> REF _Ref104272181 \n \h </w:instrText>
      </w:r>
      <w:r>
        <w:fldChar w:fldCharType="separate"/>
      </w:r>
      <w:r>
        <w:t>4.2</w:t>
      </w:r>
      <w:r>
        <w:fldChar w:fldCharType="end"/>
      </w:r>
      <w:r>
        <w:t>) into its local data store.  Once this is complete, the message is then forwarded to the search nodes, who in turn add the data to their local store.</w:t>
      </w:r>
    </w:p>
    <w:p w14:paraId="792A4C16" w14:textId="77777777" w:rsidR="00F42727" w:rsidRDefault="00F42727">
      <w:r>
        <w:tab/>
        <w:t>The message ID string for this message contains an identifier signifying the source of the ingest request message and the start time of the new data being added.</w:t>
      </w:r>
    </w:p>
    <w:p w14:paraId="66B5ECFD" w14:textId="77777777" w:rsidR="00F42727" w:rsidRDefault="00F42727">
      <w:r>
        <w:tab/>
        <w:t>The message body contains a list of filenames that are new and need to be added to the database.  The filenames contain the path relative to the INGEST_DIR directory as well as the full filename.</w:t>
      </w:r>
    </w:p>
    <w:p w14:paraId="6C518FA2" w14:textId="77777777" w:rsidR="00F42727" w:rsidRDefault="00F42727"/>
    <w:p w14:paraId="10001F02" w14:textId="77777777" w:rsidR="00F42727" w:rsidRDefault="00F42727">
      <w:pPr>
        <w:pStyle w:val="Heading3"/>
        <w:numPr>
          <w:numberingChange w:id="967" w:author="Tom Stephens" w:date="2011-12-07T12:44:00Z" w:original="%1:5:0:.%2:3:0:.%3:17:0:"/>
        </w:numPr>
      </w:pPr>
      <w:bookmarkStart w:id="968" w:name="_toc1566"/>
      <w:bookmarkEnd w:id="968"/>
      <w:r>
        <w:t>REPROCESSED_DATA_AVAILABLE message</w:t>
      </w:r>
    </w:p>
    <w:p w14:paraId="6FB24B97" w14:textId="77777777" w:rsidR="00F42727" w:rsidRDefault="00F42727">
      <w:r>
        <w:rPr>
          <w:b/>
        </w:rPr>
        <w:t>Name</w:t>
      </w:r>
      <w:proofErr w:type="gramStart"/>
      <w:r>
        <w:t>:  REPROCESSED</w:t>
      </w:r>
      <w:proofErr w:type="gramEnd"/>
      <w:r>
        <w:t>_DATA_AVAILABLE</w:t>
      </w:r>
    </w:p>
    <w:p w14:paraId="260AE514" w14:textId="77777777" w:rsidR="00F42727" w:rsidRDefault="00F42727">
      <w:r>
        <w:rPr>
          <w:b/>
        </w:rPr>
        <w:t>ID value</w:t>
      </w:r>
      <w:proofErr w:type="gramStart"/>
      <w:r>
        <w:t>:  4002</w:t>
      </w:r>
      <w:proofErr w:type="gramEnd"/>
    </w:p>
    <w:p w14:paraId="0B03089C" w14:textId="77777777" w:rsidR="00F42727" w:rsidRDefault="00F42727">
      <w:r>
        <w:rPr>
          <w:b/>
        </w:rPr>
        <w:t>Senders</w:t>
      </w:r>
      <w:proofErr w:type="gramStart"/>
      <w:r>
        <w:t>:  Ingest</w:t>
      </w:r>
      <w:proofErr w:type="gramEnd"/>
      <w:r>
        <w:t>, Control Node</w:t>
      </w:r>
    </w:p>
    <w:p w14:paraId="0E6E0212" w14:textId="77777777" w:rsidR="00F42727" w:rsidRDefault="00F42727">
      <w:r>
        <w:rPr>
          <w:b/>
        </w:rPr>
        <w:t>Receivers</w:t>
      </w:r>
      <w:proofErr w:type="gramStart"/>
      <w:r>
        <w:t>:  Control</w:t>
      </w:r>
      <w:proofErr w:type="gramEnd"/>
      <w:r>
        <w:t xml:space="preserve"> Node, Search Node</w:t>
      </w:r>
    </w:p>
    <w:p w14:paraId="2D522543" w14:textId="77777777" w:rsidR="00F42727" w:rsidRDefault="00F42727">
      <w:r>
        <w:rPr>
          <w:b/>
        </w:rPr>
        <w:t>Has Body</w:t>
      </w:r>
      <w:proofErr w:type="gramStart"/>
      <w:r>
        <w:t>:  yes</w:t>
      </w:r>
      <w:proofErr w:type="gramEnd"/>
    </w:p>
    <w:p w14:paraId="436C4213" w14:textId="77777777" w:rsidR="00F42727" w:rsidRDefault="00F42727">
      <w:r>
        <w:rPr>
          <w:b/>
        </w:rPr>
        <w:t>Description</w:t>
      </w:r>
      <w:proofErr w:type="gramStart"/>
      <w:r>
        <w:t xml:space="preserve">:  </w:t>
      </w:r>
      <w:ins w:id="969" w:author="Tom Stephens" w:date="2011-12-07T15:54:00Z">
        <w:r w:rsidR="00321EB9">
          <w:t>This</w:t>
        </w:r>
        <w:proofErr w:type="gramEnd"/>
        <w:r w:rsidR="00321EB9">
          <w:t xml:space="preserve"> message is not used.</w:t>
        </w:r>
      </w:ins>
    </w:p>
    <w:p w14:paraId="2B2F985D" w14:textId="77777777" w:rsidR="00F42727" w:rsidRDefault="00F42727"/>
    <w:p w14:paraId="5BF4E9DF" w14:textId="77777777" w:rsidR="00F42727" w:rsidRDefault="00F42727">
      <w:pPr>
        <w:pStyle w:val="Heading3"/>
        <w:numPr>
          <w:numberingChange w:id="970" w:author="Tom Stephens" w:date="2011-12-07T12:44:00Z" w:original="%1:5:0:.%2:3:0:.%3:18:0:"/>
        </w:numPr>
      </w:pPr>
      <w:bookmarkStart w:id="971" w:name="_toc1574"/>
      <w:bookmarkEnd w:id="971"/>
      <w:r>
        <w:t>DATA_ADDITION_COMPLETE message</w:t>
      </w:r>
    </w:p>
    <w:p w14:paraId="5DBCF1CB" w14:textId="77777777" w:rsidR="00F42727" w:rsidRDefault="00F42727">
      <w:r>
        <w:rPr>
          <w:b/>
        </w:rPr>
        <w:t>Name</w:t>
      </w:r>
      <w:proofErr w:type="gramStart"/>
      <w:r>
        <w:t>:  DATA</w:t>
      </w:r>
      <w:proofErr w:type="gramEnd"/>
      <w:r>
        <w:t>_ADDITION_COMPLETE</w:t>
      </w:r>
    </w:p>
    <w:p w14:paraId="3494D429" w14:textId="77777777" w:rsidR="00F42727" w:rsidRDefault="00F42727">
      <w:r>
        <w:rPr>
          <w:b/>
        </w:rPr>
        <w:t>ID value</w:t>
      </w:r>
      <w:proofErr w:type="gramStart"/>
      <w:r>
        <w:t>:  4003</w:t>
      </w:r>
      <w:proofErr w:type="gramEnd"/>
    </w:p>
    <w:p w14:paraId="4C9BF373" w14:textId="77777777" w:rsidR="00F42727" w:rsidRDefault="00F42727">
      <w:r>
        <w:rPr>
          <w:b/>
        </w:rPr>
        <w:t>Senders</w:t>
      </w:r>
      <w:proofErr w:type="gramStart"/>
      <w:r>
        <w:t>:  Control</w:t>
      </w:r>
      <w:proofErr w:type="gramEnd"/>
      <w:r>
        <w:t xml:space="preserve"> Node, Search Node</w:t>
      </w:r>
    </w:p>
    <w:p w14:paraId="15D7525B" w14:textId="77777777" w:rsidR="00F42727" w:rsidRDefault="00F42727">
      <w:pPr>
        <w:rPr>
          <w:b/>
        </w:rPr>
      </w:pPr>
      <w:r>
        <w:rPr>
          <w:b/>
        </w:rPr>
        <w:lastRenderedPageBreak/>
        <w:t>Receivers</w:t>
      </w:r>
      <w:r>
        <w:t xml:space="preserve">:  Control Node, Ingest, </w:t>
      </w:r>
      <w:proofErr w:type="spellStart"/>
      <w:r>
        <w:t>QueueManager</w:t>
      </w:r>
      <w:proofErr w:type="spellEnd"/>
    </w:p>
    <w:p w14:paraId="007F1CCB" w14:textId="77777777" w:rsidR="00F42727" w:rsidRDefault="00F42727">
      <w:r>
        <w:rPr>
          <w:b/>
        </w:rPr>
        <w:t>Has Body</w:t>
      </w:r>
      <w:proofErr w:type="gramStart"/>
      <w:r>
        <w:t>:  no</w:t>
      </w:r>
      <w:proofErr w:type="gramEnd"/>
    </w:p>
    <w:p w14:paraId="27803FE9" w14:textId="77777777" w:rsidR="00F42727" w:rsidRDefault="00F42727">
      <w:r>
        <w:rPr>
          <w:b/>
        </w:rPr>
        <w:t>Description</w:t>
      </w:r>
      <w:proofErr w:type="gramStart"/>
      <w:r>
        <w:t>:  This</w:t>
      </w:r>
      <w:proofErr w:type="gramEnd"/>
      <w:r>
        <w:t xml:space="preserve"> message is sent when the program that received the NEW_DATA_AVAILABLE or REPROCESSED_DATA_</w:t>
      </w:r>
      <w:proofErr w:type="gramStart"/>
      <w:r>
        <w:t>AVAILABLE message</w:t>
      </w:r>
      <w:proofErr w:type="gramEnd"/>
      <w:r>
        <w:t xml:space="preserve"> has completed the ingest process and is ready to work with the new data.  It has no body and the message ID is the same as the ID in the NEW_DATA_AVAILABLE or REPROCESSED_DATA_AVAILABLE message.  It is sent to the </w:t>
      </w:r>
      <w:proofErr w:type="spellStart"/>
      <w:r>
        <w:t>QueueManager</w:t>
      </w:r>
      <w:proofErr w:type="spellEnd"/>
      <w:r>
        <w:t xml:space="preserve"> to inform it that the sending server can now again receive queries.</w:t>
      </w:r>
    </w:p>
    <w:p w14:paraId="7E208EE8" w14:textId="77777777" w:rsidR="00F42727" w:rsidRDefault="00F42727">
      <w:pPr>
        <w:pStyle w:val="Heading3"/>
        <w:numPr>
          <w:numberingChange w:id="972" w:author="Tom Stephens" w:date="2011-12-07T12:44:00Z" w:original="%1:5:0:.%2:3:0:.%3:19:0:"/>
        </w:numPr>
      </w:pPr>
      <w:bookmarkStart w:id="973" w:name="_toc1581"/>
      <w:bookmarkEnd w:id="973"/>
      <w:r>
        <w:t>UNAVAILABLE message</w:t>
      </w:r>
    </w:p>
    <w:p w14:paraId="421747A4" w14:textId="77777777" w:rsidR="00F42727" w:rsidRDefault="00F42727">
      <w:r>
        <w:rPr>
          <w:b/>
        </w:rPr>
        <w:t>Name</w:t>
      </w:r>
      <w:proofErr w:type="gramStart"/>
      <w:r>
        <w:t>:  UNAVAILABLE</w:t>
      </w:r>
      <w:proofErr w:type="gramEnd"/>
    </w:p>
    <w:p w14:paraId="12242949" w14:textId="77777777" w:rsidR="00F42727" w:rsidRDefault="00F42727">
      <w:r>
        <w:rPr>
          <w:b/>
        </w:rPr>
        <w:t>ID value</w:t>
      </w:r>
      <w:proofErr w:type="gramStart"/>
      <w:r>
        <w:t>:  4004</w:t>
      </w:r>
      <w:proofErr w:type="gramEnd"/>
    </w:p>
    <w:p w14:paraId="10508CAC" w14:textId="77777777" w:rsidR="00F42727" w:rsidRDefault="00F42727">
      <w:r>
        <w:rPr>
          <w:b/>
        </w:rPr>
        <w:t>Senders</w:t>
      </w:r>
      <w:proofErr w:type="gramStart"/>
      <w:r>
        <w:t>:  Control</w:t>
      </w:r>
      <w:proofErr w:type="gramEnd"/>
      <w:r>
        <w:t xml:space="preserve"> Node</w:t>
      </w:r>
    </w:p>
    <w:p w14:paraId="7D3149F8" w14:textId="77777777" w:rsidR="00F42727" w:rsidRDefault="00F42727">
      <w:r>
        <w:rPr>
          <w:b/>
        </w:rPr>
        <w:t>Receivers</w:t>
      </w:r>
      <w:r>
        <w:t xml:space="preserve">:  </w:t>
      </w:r>
      <w:proofErr w:type="spellStart"/>
      <w:r>
        <w:t>QueueManager</w:t>
      </w:r>
      <w:proofErr w:type="spellEnd"/>
    </w:p>
    <w:p w14:paraId="66EFA4BB" w14:textId="77777777" w:rsidR="00F42727" w:rsidRDefault="00F42727">
      <w:r>
        <w:rPr>
          <w:b/>
        </w:rPr>
        <w:t>Has Body</w:t>
      </w:r>
      <w:proofErr w:type="gramStart"/>
      <w:r>
        <w:t>:  Yes</w:t>
      </w:r>
      <w:proofErr w:type="gramEnd"/>
    </w:p>
    <w:p w14:paraId="128F7AAB" w14:textId="77777777" w:rsidR="00F42727" w:rsidRDefault="00F42727">
      <w:r>
        <w:rPr>
          <w:b/>
        </w:rPr>
        <w:t>Description</w:t>
      </w:r>
      <w:proofErr w:type="gramStart"/>
      <w:r>
        <w:t>:  This</w:t>
      </w:r>
      <w:proofErr w:type="gramEnd"/>
      <w:r>
        <w:t xml:space="preserve"> message is sent to the </w:t>
      </w:r>
      <w:proofErr w:type="spellStart"/>
      <w:r>
        <w:t>QueueManager</w:t>
      </w:r>
      <w:proofErr w:type="spellEnd"/>
      <w:r>
        <w:t xml:space="preserve"> when the Control Node has received the NEW_DATA_AVAILABLE or REPROCESSED_DATA_AVAILABLE message to inform the </w:t>
      </w:r>
      <w:proofErr w:type="spellStart"/>
      <w:r>
        <w:t>QueueManager</w:t>
      </w:r>
      <w:proofErr w:type="spellEnd"/>
      <w:r>
        <w:t xml:space="preserve"> that the server is currently unavailable for requests because it is ingesting data.  The body consists of a single line containing a message indicating why the server is unavailable.</w:t>
      </w:r>
    </w:p>
    <w:p w14:paraId="2561B8B5" w14:textId="77777777" w:rsidR="00F42727" w:rsidRDefault="00F42727"/>
    <w:p w14:paraId="30F7AF47" w14:textId="77777777" w:rsidR="00F42727" w:rsidRDefault="00F42727"/>
    <w:p w14:paraId="290C0120" w14:textId="77777777" w:rsidR="00F42727" w:rsidRDefault="00F42727"/>
    <w:p w14:paraId="4C93E34B" w14:textId="77777777" w:rsidR="00F42727" w:rsidRDefault="00F42727">
      <w:pPr>
        <w:pStyle w:val="Heading1"/>
        <w:pageBreakBefore/>
        <w:numPr>
          <w:numberingChange w:id="974" w:author="Tom Stephens" w:date="2011-12-07T12:44:00Z" w:original="%1:6:0:"/>
        </w:numPr>
      </w:pPr>
      <w:bookmarkStart w:id="975" w:name="_toc1591"/>
      <w:bookmarkStart w:id="976" w:name="_Ref105561439"/>
      <w:bookmarkEnd w:id="975"/>
      <w:r>
        <w:lastRenderedPageBreak/>
        <w:t>Priority Queues</w:t>
      </w:r>
      <w:bookmarkEnd w:id="976"/>
    </w:p>
    <w:p w14:paraId="608396B3" w14:textId="77777777" w:rsidR="00F42727" w:rsidRDefault="00F42727">
      <w:r>
        <w:t xml:space="preserve"> </w:t>
      </w:r>
      <w:r>
        <w:tab/>
        <w:t>The database system defines three different priority queues.  The first queue, Q1,</w:t>
      </w:r>
      <w:del w:id="977" w:author="Tom Stephens" w:date="2011-12-08T15:31:00Z">
        <w:r w:rsidDel="00BF53E6">
          <w:delText xml:space="preserve"> </w:delText>
        </w:r>
      </w:del>
      <w:r>
        <w:t xml:space="preserve"> is for “standard” queries.  The second, Q2, is for “large” queries that will take somewhat longer than standard queries and the last queue, QB, is for batch queries or queries from command line tools.  This section provides </w:t>
      </w:r>
      <w:proofErr w:type="gramStart"/>
      <w:r>
        <w:t>the details</w:t>
      </w:r>
      <w:proofErr w:type="gramEnd"/>
      <w:r>
        <w:t xml:space="preserve"> on how the queries are assigned to the various queues and how the queries in the queues will be processed.  </w:t>
      </w:r>
    </w:p>
    <w:p w14:paraId="333944CB" w14:textId="77777777" w:rsidR="00F42727" w:rsidRDefault="00F42727">
      <w:pPr>
        <w:pStyle w:val="Heading2"/>
        <w:numPr>
          <w:numberingChange w:id="978" w:author="Tom Stephens" w:date="2011-12-07T12:44:00Z" w:original="%1:6:0:.%2:1:0:"/>
        </w:numPr>
      </w:pPr>
      <w:bookmarkStart w:id="979" w:name="_toc1593"/>
      <w:bookmarkEnd w:id="979"/>
      <w:r>
        <w:t>Standard Query Queue (Q1)</w:t>
      </w:r>
    </w:p>
    <w:p w14:paraId="3710EB93" w14:textId="77777777" w:rsidR="00F42727" w:rsidRDefault="00F42727">
      <w:r>
        <w:tab/>
        <w:t xml:space="preserve">This queue is for processing all queries that fall under the “standard” search definitions in the </w:t>
      </w:r>
      <w:hyperlink r:id="rId140" w:history="1">
        <w:r>
          <w:rPr>
            <w:rStyle w:val="Hyperlink"/>
          </w:rPr>
          <w:t>LAT Event Summary Database Requirements</w:t>
        </w:r>
      </w:hyperlink>
      <w:r>
        <w:t xml:space="preserve"> Document (GSSC-0006) or queries that are smaller than this defined size.  Typically, </w:t>
      </w:r>
      <w:proofErr w:type="gramStart"/>
      <w:r>
        <w:t>these</w:t>
      </w:r>
      <w:proofErr w:type="gramEnd"/>
      <w:r>
        <w:t xml:space="preserve"> will be region searches covering less than 700-900 square degrees of the sky depending on the shape of the region.</w:t>
      </w:r>
    </w:p>
    <w:p w14:paraId="1F2A395A" w14:textId="77777777" w:rsidR="00F42727" w:rsidRDefault="00F42727">
      <w:r>
        <w:tab/>
        <w:t xml:space="preserve">This queue has the highest priority and will be allocated the largest number of processors on the computing cluster </w:t>
      </w:r>
      <w:proofErr w:type="gramStart"/>
      <w:r>
        <w:t>in order to</w:t>
      </w:r>
      <w:proofErr w:type="gramEnd"/>
      <w:r>
        <w:t xml:space="preserve"> process these queries quickly.</w:t>
      </w:r>
    </w:p>
    <w:p w14:paraId="31E6E818" w14:textId="77777777" w:rsidR="00F42727" w:rsidRDefault="00F42727">
      <w:pPr>
        <w:pStyle w:val="Heading2"/>
        <w:numPr>
          <w:numberingChange w:id="980" w:author="Tom Stephens" w:date="2011-12-07T12:44:00Z" w:original="%1:6:0:.%2:2:0:"/>
        </w:numPr>
      </w:pPr>
      <w:bookmarkStart w:id="981" w:name="_toc1596"/>
      <w:bookmarkEnd w:id="981"/>
      <w:r>
        <w:t>Large Query Queue (Q2)</w:t>
      </w:r>
    </w:p>
    <w:p w14:paraId="0262B59E" w14:textId="77777777" w:rsidR="00F42727" w:rsidRDefault="00F42727">
      <w:r>
        <w:tab/>
        <w:t>This queue is for any query submitted through the web interface that is larger than a “standard” query.  Typically, these queries will be region searches for regions larger than the “standard” query or all-sky queries with energy cuts.  These queries typically take longer and have a less stringent requirement on completion time.</w:t>
      </w:r>
    </w:p>
    <w:p w14:paraId="1FDE1A29" w14:textId="77777777" w:rsidR="00F42727" w:rsidRDefault="00F42727">
      <w:r>
        <w:tab/>
        <w:t xml:space="preserve">This queue has medium priority and there will always be at </w:t>
      </w:r>
      <w:proofErr w:type="spellStart"/>
      <w:proofErr w:type="gramStart"/>
      <w:r>
        <w:t>lease</w:t>
      </w:r>
      <w:proofErr w:type="spellEnd"/>
      <w:proofErr w:type="gramEnd"/>
      <w:r>
        <w:t xml:space="preserve"> one processor available to this queue for processing queries.</w:t>
      </w:r>
    </w:p>
    <w:p w14:paraId="269E4D5F" w14:textId="77777777" w:rsidR="00F42727" w:rsidRDefault="00F42727">
      <w:pPr>
        <w:pStyle w:val="Heading2"/>
        <w:numPr>
          <w:numberingChange w:id="982" w:author="Tom Stephens" w:date="2011-12-07T12:44:00Z" w:original="%1:6:0:.%2:3:0:"/>
        </w:numPr>
      </w:pPr>
      <w:bookmarkStart w:id="983" w:name="_toc1599"/>
      <w:bookmarkEnd w:id="983"/>
      <w:r>
        <w:t>Batch Query Queue (QB)</w:t>
      </w:r>
    </w:p>
    <w:p w14:paraId="220B0204" w14:textId="77777777" w:rsidR="00F42727" w:rsidRDefault="00F42727">
      <w:r>
        <w:tab/>
        <w:t xml:space="preserve">This final queue is for all queries submitted in a </w:t>
      </w:r>
      <w:r>
        <w:rPr>
          <w:color w:val="FF0000"/>
        </w:rPr>
        <w:t>TBD</w:t>
      </w:r>
      <w:r>
        <w:t xml:space="preserve"> batch mode or through the command line interface.  Any query may fall into this category.  This queue has the lowest priority and will only run when there are available processors when the other queues are empty.</w:t>
      </w:r>
    </w:p>
    <w:p w14:paraId="1B591864" w14:textId="77777777" w:rsidR="00F42727" w:rsidRDefault="00F42727">
      <w:pPr>
        <w:pStyle w:val="Heading2"/>
        <w:numPr>
          <w:numberingChange w:id="984" w:author="Tom Stephens" w:date="2011-12-07T12:44:00Z" w:original="%1:6:0:.%2:4:0:"/>
        </w:numPr>
      </w:pPr>
      <w:bookmarkStart w:id="985" w:name="_toc1601"/>
      <w:bookmarkStart w:id="986" w:name="_Ref106011705"/>
      <w:bookmarkEnd w:id="985"/>
      <w:r>
        <w:t>Queue Scheduling Algorithm</w:t>
      </w:r>
      <w:bookmarkEnd w:id="986"/>
    </w:p>
    <w:p w14:paraId="44096C00" w14:textId="77777777" w:rsidR="00F42727" w:rsidRDefault="00F42727">
      <w:r>
        <w:tab/>
        <w:t xml:space="preserve">The goal of the scheduling algorithm is to complete </w:t>
      </w:r>
      <w:proofErr w:type="gramStart"/>
      <w:r>
        <w:t>the most</w:t>
      </w:r>
      <w:proofErr w:type="gramEnd"/>
      <w:r>
        <w:t xml:space="preserve"> number of queries in the least amount of time and minimize the time </w:t>
      </w:r>
      <w:proofErr w:type="spellStart"/>
      <w:r>
        <w:t>any one</w:t>
      </w:r>
      <w:proofErr w:type="spellEnd"/>
      <w:r>
        <w:t xml:space="preserve"> user must wait for their query to complete.  To this end, it attempts to utilize as many of the connected search nodes as possible in an efficient manner.  It is not restricted to utilizing only a single search node per query but may divide the data search for a query among multiple nodes if they are available. </w:t>
      </w:r>
    </w:p>
    <w:p w14:paraId="38811444" w14:textId="77777777" w:rsidR="00F42727" w:rsidRDefault="00F42727">
      <w:r>
        <w:tab/>
        <w:t>The scheduling algorithm for selecting queries and scheduling them on the compute nodes is defined by the following rules:</w:t>
      </w:r>
    </w:p>
    <w:p w14:paraId="4AF34D7E" w14:textId="77777777" w:rsidR="00F42727" w:rsidRDefault="00F42727">
      <w:pPr>
        <w:numPr>
          <w:ilvl w:val="0"/>
          <w:numId w:val="18"/>
          <w:numberingChange w:id="987" w:author="Tom Stephens" w:date="2011-12-07T12:44:00Z" w:original="%1:1:0:."/>
        </w:numPr>
      </w:pPr>
      <w:r>
        <w:t>No single query can use all the search nodes for processing.</w:t>
      </w:r>
    </w:p>
    <w:p w14:paraId="72F0BDFA" w14:textId="77777777" w:rsidR="00F42727" w:rsidRDefault="00F42727">
      <w:pPr>
        <w:numPr>
          <w:ilvl w:val="0"/>
          <w:numId w:val="18"/>
          <w:numberingChange w:id="988" w:author="Tom Stephens" w:date="2011-12-07T12:44:00Z" w:original="%1:2:0:."/>
        </w:numPr>
      </w:pPr>
      <w:r>
        <w:t>At least one (1) node must be reserved for Q2 queries if there are any queries in that queue.</w:t>
      </w:r>
    </w:p>
    <w:p w14:paraId="18B50C8B" w14:textId="77777777" w:rsidR="00F42727" w:rsidRDefault="00F42727">
      <w:pPr>
        <w:numPr>
          <w:ilvl w:val="0"/>
          <w:numId w:val="18"/>
          <w:numberingChange w:id="989" w:author="Tom Stephens" w:date="2011-12-07T12:44:00Z" w:original="%1:3:0:."/>
        </w:numPr>
      </w:pPr>
      <w:r>
        <w:t>Attempt to clear Q1 queries as quickly as possible.</w:t>
      </w:r>
    </w:p>
    <w:p w14:paraId="74AEF98C" w14:textId="77777777" w:rsidR="00F42727" w:rsidRDefault="00F42727">
      <w:pPr>
        <w:numPr>
          <w:ilvl w:val="0"/>
          <w:numId w:val="18"/>
          <w:numberingChange w:id="990" w:author="Tom Stephens" w:date="2011-12-07T12:44:00Z" w:original="%1:4:0:."/>
        </w:numPr>
      </w:pPr>
      <w:r>
        <w:t>Queries in QB are only processed when there are available search nodes after starting all Q1 and Q2 queries.</w:t>
      </w:r>
    </w:p>
    <w:p w14:paraId="77A873E1" w14:textId="77777777" w:rsidR="00F42727" w:rsidRDefault="00F42727">
      <w:pPr>
        <w:numPr>
          <w:ilvl w:val="0"/>
          <w:numId w:val="18"/>
          <w:numberingChange w:id="991" w:author="Tom Stephens" w:date="2011-12-07T12:44:00Z" w:original="%1:5:0:."/>
        </w:numPr>
      </w:pPr>
      <w:r>
        <w:t>All internal HTM pixel data files for a single time interval must go to the same search node.</w:t>
      </w:r>
    </w:p>
    <w:p w14:paraId="1472810B" w14:textId="77777777" w:rsidR="00F42727" w:rsidRDefault="00F42727">
      <w:pPr>
        <w:numPr>
          <w:ilvl w:val="0"/>
          <w:numId w:val="18"/>
          <w:numberingChange w:id="992" w:author="Tom Stephens" w:date="2011-12-07T12:44:00Z" w:original="%1:6:0:."/>
        </w:numPr>
      </w:pPr>
      <w:r>
        <w:lastRenderedPageBreak/>
        <w:t>All time intervals sent to a single search node must be contiguous.</w:t>
      </w:r>
    </w:p>
    <w:p w14:paraId="07CD31AE" w14:textId="77777777" w:rsidR="00F42727" w:rsidRDefault="00F42727">
      <w:pPr>
        <w:numPr>
          <w:ilvl w:val="0"/>
          <w:numId w:val="18"/>
          <w:numberingChange w:id="993" w:author="Tom Stephens" w:date="2011-12-07T12:44:00Z" w:original="%1:7:0:."/>
        </w:numPr>
      </w:pPr>
      <w:r>
        <w:t>Do not split the query among multiple search nodes if the total number of photons to search times the data line size in bytes is less than 1.25 times the size of the MAX_FILE_SIZE parameter value or 250 Mbytes (</w:t>
      </w:r>
      <w:r>
        <w:rPr>
          <w:color w:val="FF0000"/>
        </w:rPr>
        <w:t>TBR</w:t>
      </w:r>
      <w:r>
        <w:t>), whichever is less.</w:t>
      </w:r>
    </w:p>
    <w:p w14:paraId="65F799E7" w14:textId="77777777" w:rsidR="00F42727" w:rsidRDefault="00F42727">
      <w:pPr>
        <w:numPr>
          <w:ilvl w:val="0"/>
          <w:numId w:val="18"/>
          <w:numberingChange w:id="994" w:author="Tom Stephens" w:date="2011-12-07T12:44:00Z" w:original="%1:8:0:."/>
        </w:numPr>
      </w:pPr>
      <w:r>
        <w:t>Do not split query among multiple search nodes if the estimate completion time is less than 20 (</w:t>
      </w:r>
      <w:r>
        <w:rPr>
          <w:color w:val="FF0000"/>
        </w:rPr>
        <w:t>TBR</w:t>
      </w:r>
      <w:r>
        <w:t>) seconds.</w:t>
      </w:r>
    </w:p>
    <w:p w14:paraId="66D82DE0" w14:textId="77777777" w:rsidR="00F42727" w:rsidRDefault="00F42727">
      <w:pPr>
        <w:numPr>
          <w:ilvl w:val="0"/>
          <w:numId w:val="18"/>
          <w:numberingChange w:id="995" w:author="Tom Stephens" w:date="2011-12-07T12:44:00Z" w:original="%1:9:0:."/>
        </w:numPr>
      </w:pPr>
      <w:r>
        <w:t xml:space="preserve">Subject to the above rules process the queries on as many search nodes as possible, dividing the time intervals as evenly as possible among the nodes </w:t>
      </w:r>
      <w:proofErr w:type="gramStart"/>
      <w:r>
        <w:t>in order to</w:t>
      </w:r>
      <w:proofErr w:type="gramEnd"/>
      <w:r>
        <w:t xml:space="preserve"> minimize the time the user must wait for the results.</w:t>
      </w:r>
    </w:p>
    <w:p w14:paraId="0E64C6FD" w14:textId="77777777" w:rsidR="00F42727" w:rsidRDefault="00F42727">
      <w:pPr>
        <w:numPr>
          <w:ilvl w:val="0"/>
          <w:numId w:val="18"/>
          <w:numberingChange w:id="996" w:author="Tom Stephens" w:date="2011-12-07T12:44:00Z" w:original="%1:10:0:."/>
        </w:numPr>
      </w:pPr>
      <w:r>
        <w:t>Queries split between multiple search nodes must be split on time interval boundaries with the node getting the first chunk given ID=0 in the NEW_SEARCH message, the node getting the second interval getting ID=1 and so forth.</w:t>
      </w:r>
    </w:p>
    <w:p w14:paraId="4B329EDE" w14:textId="77777777" w:rsidR="00F42727" w:rsidRDefault="00F42727"/>
    <w:p w14:paraId="70058502" w14:textId="77777777" w:rsidR="00F42727" w:rsidRDefault="00F42727">
      <w:r>
        <w:tab/>
        <w:t xml:space="preserve">A typical standard search for one year’s worth of data on the photon database could return anywhere between 50 and 600 Mbytes of data.  </w:t>
      </w:r>
      <w:proofErr w:type="gramStart"/>
      <w:r>
        <w:t>Thus</w:t>
      </w:r>
      <w:proofErr w:type="gramEnd"/>
      <w:r>
        <w:t xml:space="preserve"> the query would typically be split between 1-3 search nodes.  On a </w:t>
      </w:r>
      <w:proofErr w:type="gramStart"/>
      <w:r>
        <w:t>10 node</w:t>
      </w:r>
      <w:proofErr w:type="gramEnd"/>
      <w:r>
        <w:t xml:space="preserve"> cluster, between 4-10 queries could be processed simultaneously with no loss of processing speed.</w:t>
      </w:r>
    </w:p>
    <w:p w14:paraId="1ECCA02E" w14:textId="77777777" w:rsidR="00F42727" w:rsidRDefault="00F42727">
      <w:pPr>
        <w:pStyle w:val="Heading1"/>
        <w:pageBreakBefore/>
        <w:numPr>
          <w:numberingChange w:id="997" w:author="Tom Stephens" w:date="2011-12-07T12:44:00Z" w:original="%1:7:0:"/>
        </w:numPr>
      </w:pPr>
      <w:bookmarkStart w:id="998" w:name="_toc1616"/>
      <w:bookmarkStart w:id="999" w:name="_Ref107387055"/>
      <w:bookmarkEnd w:id="998"/>
      <w:r>
        <w:lastRenderedPageBreak/>
        <w:t>Detailed Design</w:t>
      </w:r>
      <w:bookmarkEnd w:id="999"/>
    </w:p>
    <w:p w14:paraId="2B29C154" w14:textId="77777777" w:rsidR="00F42727" w:rsidRDefault="00F42727">
      <w:r>
        <w:tab/>
        <w:t xml:space="preserve">This section expands on the information presented in section </w:t>
      </w:r>
      <w:r>
        <w:fldChar w:fldCharType="begin"/>
      </w:r>
      <w:r>
        <w:instrText xml:space="preserve"> REF _Ref105309657 \n \h </w:instrText>
      </w:r>
      <w:r>
        <w:fldChar w:fldCharType="separate"/>
      </w:r>
      <w:r>
        <w:t>2</w:t>
      </w:r>
      <w:r>
        <w:fldChar w:fldCharType="end"/>
      </w:r>
      <w:r>
        <w:t xml:space="preserve"> and, using information presented in the previous sections, provides a detailed description of how the various components of the database system work and interact with the user and one another.</w:t>
      </w:r>
    </w:p>
    <w:p w14:paraId="7BEA8B54" w14:textId="77777777" w:rsidR="00F42727" w:rsidRDefault="00F42727">
      <w:pPr>
        <w:pStyle w:val="Heading2"/>
        <w:numPr>
          <w:numberingChange w:id="1000" w:author="Tom Stephens" w:date="2011-12-07T12:44:00Z" w:original="%1:7:0:.%2:1:0:"/>
        </w:numPr>
      </w:pPr>
      <w:bookmarkStart w:id="1001" w:name="_toc1618"/>
      <w:bookmarkEnd w:id="1001"/>
      <w:r>
        <w:t>User Interface</w:t>
      </w:r>
    </w:p>
    <w:p w14:paraId="6FF01138" w14:textId="77777777" w:rsidR="00F42727" w:rsidRDefault="00F42727">
      <w:r>
        <w:tab/>
        <w:t>The user interface will consist of two parts.  The first is the web interface that the general scientific community will use to access the data.  The second is a command line interface that will allow the system administrators to send commands to the system and query the system status as well as submit data search queries identical to those submitted through the web interface.</w:t>
      </w:r>
    </w:p>
    <w:p w14:paraId="67D18D59" w14:textId="77777777" w:rsidR="00F42727" w:rsidRDefault="00F42727">
      <w:pPr>
        <w:pStyle w:val="Heading3"/>
        <w:numPr>
          <w:numberingChange w:id="1002" w:author="Tom Stephens" w:date="2011-12-07T12:44:00Z" w:original="%1:7:0:.%2:1:0:.%3:1:0:"/>
        </w:numPr>
      </w:pPr>
      <w:bookmarkStart w:id="1003" w:name="_toc1620"/>
      <w:bookmarkEnd w:id="1003"/>
      <w:r>
        <w:t>Web Interface</w:t>
      </w:r>
    </w:p>
    <w:p w14:paraId="6D2880D9" w14:textId="77777777" w:rsidR="00F42727" w:rsidRDefault="00F42727">
      <w:r>
        <w:tab/>
        <w:t xml:space="preserve">This is the main user interface to the data system and is modeled on the HEASARC Browse database interface.  The web interface consists of two scripts, one for entering the query parameters and one for viewing the results of the query.  The scripts are written in Perl CGI and hosted on the </w:t>
      </w:r>
      <w:ins w:id="1004" w:author="Tom Stephens" w:date="2011-12-08T15:40:00Z">
        <w:r w:rsidR="00BF53E6">
          <w:t>F</w:t>
        </w:r>
      </w:ins>
      <w:del w:id="1005" w:author="Tom Stephens" w:date="2011-12-08T15:40:00Z">
        <w:r w:rsidDel="00BF53E6">
          <w:delText>G</w:delText>
        </w:r>
      </w:del>
      <w:r>
        <w:t>SSC website.  There will also be a web page providing detailed instructions for entering a query.</w:t>
      </w:r>
    </w:p>
    <w:p w14:paraId="45E3E5CA" w14:textId="77777777" w:rsidR="00F42727" w:rsidRDefault="00F42727">
      <w:pPr>
        <w:pStyle w:val="Heading4"/>
        <w:numPr>
          <w:numberingChange w:id="1006" w:author="Tom Stephens" w:date="2011-12-07T12:44:00Z" w:original="%1:7:0:.%2:1:0:.%3:1:0:.%4:1:0:"/>
        </w:numPr>
      </w:pPr>
      <w:bookmarkStart w:id="1007" w:name="_toc1622"/>
      <w:bookmarkEnd w:id="1007"/>
      <w:r>
        <w:t>Program Flow</w:t>
      </w:r>
    </w:p>
    <w:p w14:paraId="52F35205" w14:textId="77777777" w:rsidR="00F42727" w:rsidRDefault="00F42727">
      <w:r>
        <w:tab/>
        <w:t xml:space="preserve">The program flow for the web interface is shown in </w:t>
      </w:r>
      <w:r>
        <w:fldChar w:fldCharType="begin"/>
      </w:r>
      <w:r>
        <w:instrText xml:space="preserve"> REF _Ref105489966 \h </w:instrText>
      </w:r>
      <w:r>
        <w:fldChar w:fldCharType="separate"/>
      </w:r>
      <w:r>
        <w:t>Figure 5</w:t>
      </w:r>
      <w:r>
        <w:fldChar w:fldCharType="end"/>
      </w:r>
      <w:r>
        <w:t xml:space="preserve">.  First the </w:t>
      </w:r>
      <w:proofErr w:type="spellStart"/>
      <w:r>
        <w:t>LATDataQuery.cgi</w:t>
      </w:r>
      <w:proofErr w:type="spellEnd"/>
      <w:r>
        <w:t xml:space="preserve"> script is called which presents a web page that allows the user to input the query parameters (see section </w:t>
      </w:r>
      <w:r>
        <w:fldChar w:fldCharType="begin"/>
      </w:r>
      <w:r>
        <w:instrText xml:space="preserve"> REF _Ref105317059 \n \h </w:instrText>
      </w:r>
      <w:r>
        <w:fldChar w:fldCharType="separate"/>
      </w:r>
      <w:r>
        <w:t>7.1.1.4</w:t>
      </w:r>
      <w:r>
        <w:fldChar w:fldCharType="end"/>
      </w:r>
      <w:ins w:id="1008" w:author="Tom Stephens" w:date="2011-12-08T15:41:00Z">
        <w:r w:rsidR="00BF53E6">
          <w:t xml:space="preserve"> </w:t>
        </w:r>
      </w:ins>
      <w:r>
        <w:fldChar w:fldCharType="begin"/>
      </w:r>
      <w:r>
        <w:instrText xml:space="preserve"> REF _Ref105317059 \p \h </w:instrText>
      </w:r>
      <w:r>
        <w:fldChar w:fldCharType="separate"/>
      </w:r>
      <w:r>
        <w:t>below</w:t>
      </w:r>
      <w:r>
        <w:fldChar w:fldCharType="end"/>
      </w:r>
      <w:r>
        <w:t xml:space="preserve">).  Once the parameters have been entered, the script validates the entries.  If the entries are invalid, the page redisplays with an error message allowing the user to correct the error.  If the parameters are valid, the script will generate a query ID string for the query (see section </w:t>
      </w:r>
      <w:r>
        <w:fldChar w:fldCharType="begin"/>
      </w:r>
      <w:r>
        <w:instrText xml:space="preserve"> REF _Ref105318492 \n \h </w:instrText>
      </w:r>
      <w:r>
        <w:fldChar w:fldCharType="separate"/>
      </w:r>
      <w:r>
        <w:t>7.1.1.2</w:t>
      </w:r>
      <w:r>
        <w:fldChar w:fldCharType="end"/>
      </w:r>
      <w:ins w:id="1009" w:author="Tom Stephens" w:date="2011-12-08T15:41:00Z">
        <w:r w:rsidR="00BF53E6">
          <w:t xml:space="preserve"> </w:t>
        </w:r>
      </w:ins>
      <w:r>
        <w:fldChar w:fldCharType="begin"/>
      </w:r>
      <w:r>
        <w:instrText xml:space="preserve"> REF _Ref105318492 \p \h </w:instrText>
      </w:r>
      <w:r>
        <w:fldChar w:fldCharType="separate"/>
      </w:r>
      <w:r>
        <w:t>below</w:t>
      </w:r>
      <w:r>
        <w:fldChar w:fldCharType="end"/>
      </w:r>
      <w:r>
        <w:t xml:space="preserve">), compose a NEW_WEB_QUERY message and send it to the </w:t>
      </w:r>
      <w:proofErr w:type="spellStart"/>
      <w:r>
        <w:t>QueueManager</w:t>
      </w:r>
      <w:proofErr w:type="spellEnd"/>
      <w:r>
        <w:t xml:space="preserve"> with the query parameters.  The content of this message is described in section </w:t>
      </w:r>
      <w:r>
        <w:fldChar w:fldCharType="begin"/>
      </w:r>
      <w:r>
        <w:instrText xml:space="preserve"> REF _Ref105316358 \n \h </w:instrText>
      </w:r>
      <w:r>
        <w:fldChar w:fldCharType="separate"/>
      </w:r>
      <w:r>
        <w:t>7.1.1.3</w:t>
      </w:r>
      <w:r>
        <w:fldChar w:fldCharType="end"/>
      </w:r>
      <w:ins w:id="1010" w:author="Tom Stephens" w:date="2011-12-08T15:41:00Z">
        <w:r w:rsidR="00BF53E6">
          <w:t xml:space="preserve"> </w:t>
        </w:r>
      </w:ins>
      <w:r>
        <w:fldChar w:fldCharType="begin"/>
      </w:r>
      <w:r>
        <w:instrText xml:space="preserve"> REF _Ref105316358 \p \h </w:instrText>
      </w:r>
      <w:r>
        <w:fldChar w:fldCharType="separate"/>
      </w:r>
      <w:r>
        <w:t>below</w:t>
      </w:r>
      <w:r>
        <w:fldChar w:fldCharType="end"/>
      </w:r>
      <w:r>
        <w:t>.</w:t>
      </w:r>
    </w:p>
    <w:p w14:paraId="5B9E6946" w14:textId="77777777" w:rsidR="00F42727" w:rsidRDefault="00F42727">
      <w:r>
        <w:tab/>
        <w:t xml:space="preserve">Once the message has been sent to the </w:t>
      </w:r>
      <w:proofErr w:type="spellStart"/>
      <w:r>
        <w:t>QueueManager</w:t>
      </w:r>
      <w:proofErr w:type="spellEnd"/>
      <w:r>
        <w:t xml:space="preserve">, the </w:t>
      </w:r>
      <w:proofErr w:type="spellStart"/>
      <w:r>
        <w:t>LATDataQuery.cgi</w:t>
      </w:r>
      <w:proofErr w:type="spellEnd"/>
      <w:r>
        <w:t xml:space="preserve"> script waits for several messages in response.  The first is a message indicating either that the message was properly received and validated by the </w:t>
      </w:r>
      <w:proofErr w:type="spellStart"/>
      <w:r>
        <w:t>QueueManager</w:t>
      </w:r>
      <w:proofErr w:type="spellEnd"/>
      <w:r>
        <w:t xml:space="preserve"> or that it could not be validated.  If the query is accepted by the </w:t>
      </w:r>
      <w:proofErr w:type="spellStart"/>
      <w:r>
        <w:t>QueueManager</w:t>
      </w:r>
      <w:proofErr w:type="spellEnd"/>
      <w:r>
        <w:t xml:space="preserve">, the script will receive a WEB_QUERY_RECIEVED message.  Otherwise, a BAD_QUERY message will be received followed by a DISCONNECT message closing the connection.  If a BAD_QUERY message is received, the script will </w:t>
      </w:r>
      <w:proofErr w:type="gramStart"/>
      <w:r>
        <w:t>redisplay</w:t>
      </w:r>
      <w:proofErr w:type="gramEnd"/>
      <w:r>
        <w:t xml:space="preserve"> with a message indicating the </w:t>
      </w:r>
      <w:proofErr w:type="gramStart"/>
      <w:r>
        <w:t>problem, and</w:t>
      </w:r>
      <w:proofErr w:type="gramEnd"/>
      <w:r>
        <w:t xml:space="preserve"> allowing the user to modify the entries and resubmit the query.  The typical cause of the BAD_QUERY message will be because of a server being offline or a data ingest occurring.</w:t>
      </w:r>
    </w:p>
    <w:p w14:paraId="67398C00" w14:textId="77777777" w:rsidR="00F42727" w:rsidRDefault="00F42727">
      <w:r>
        <w:tab/>
        <w:t xml:space="preserve">After receipt of the WEB_QUERY_RECEIVED </w:t>
      </w:r>
      <w:proofErr w:type="gramStart"/>
      <w:r>
        <w:t>message</w:t>
      </w:r>
      <w:proofErr w:type="gramEnd"/>
      <w:r>
        <w:t xml:space="preserve"> the script will wait for another message indicating either that the query has been entered into a query queue or that it is completed.  </w:t>
      </w:r>
      <w:proofErr w:type="gramStart"/>
      <w:r>
        <w:t>Typically</w:t>
      </w:r>
      <w:proofErr w:type="gramEnd"/>
      <w:r>
        <w:t xml:space="preserve"> the former will be the case but for time range only searches, the query will complete quickly </w:t>
      </w:r>
      <w:proofErr w:type="gramStart"/>
      <w:r>
        <w:t>enough</w:t>
      </w:r>
      <w:proofErr w:type="gramEnd"/>
      <w:r>
        <w:t xml:space="preserve"> that the latter message will be received.  If the query is queued, the </w:t>
      </w:r>
      <w:proofErr w:type="spellStart"/>
      <w:r>
        <w:t>QueueManager</w:t>
      </w:r>
      <w:proofErr w:type="spellEnd"/>
      <w:r>
        <w:t xml:space="preserve"> will send a QUERY_RECIEVED message to the script indicating that the query is in the queue and giving an estimated time until completion.  If the query has finished, the </w:t>
      </w:r>
      <w:proofErr w:type="spellStart"/>
      <w:r>
        <w:t>QueueManager</w:t>
      </w:r>
      <w:proofErr w:type="spellEnd"/>
      <w:r>
        <w:t xml:space="preserve"> will send a QUERY_FINISHED message.  The receipt of either of these messages will be followed by a DISCONNECT message and will cause the script to close its </w:t>
      </w:r>
      <w:r>
        <w:lastRenderedPageBreak/>
        <w:t xml:space="preserve">connection to the </w:t>
      </w:r>
      <w:proofErr w:type="spellStart"/>
      <w:r>
        <w:t>QueueManager</w:t>
      </w:r>
      <w:proofErr w:type="spellEnd"/>
      <w:r>
        <w:t xml:space="preserve"> and display the Query Submission Status web page described in section </w:t>
      </w:r>
      <w:r>
        <w:fldChar w:fldCharType="begin"/>
      </w:r>
      <w:r>
        <w:instrText xml:space="preserve"> REF _Ref105318121 \n \h </w:instrText>
      </w:r>
      <w:r>
        <w:fldChar w:fldCharType="separate"/>
      </w:r>
      <w:r>
        <w:t>7.1.1.4.2</w:t>
      </w:r>
      <w:r>
        <w:fldChar w:fldCharType="end"/>
      </w:r>
      <w:ins w:id="1011" w:author="Tom Stephens" w:date="2011-12-08T15:45:00Z">
        <w:r w:rsidR="00440D3E">
          <w:t xml:space="preserve"> </w:t>
        </w:r>
      </w:ins>
      <w:r>
        <w:fldChar w:fldCharType="begin"/>
      </w:r>
      <w:r>
        <w:instrText xml:space="preserve"> REF _Ref105318121 \p \h </w:instrText>
      </w:r>
      <w:r>
        <w:fldChar w:fldCharType="separate"/>
      </w:r>
      <w:r>
        <w:t>below</w:t>
      </w:r>
      <w:r>
        <w:fldChar w:fldCharType="end"/>
      </w:r>
      <w:r>
        <w:t xml:space="preserve">.  This page will include a link to the </w:t>
      </w:r>
      <w:proofErr w:type="spellStart"/>
      <w:r>
        <w:t>QueryResults.cgi</w:t>
      </w:r>
      <w:proofErr w:type="spellEnd"/>
      <w:r>
        <w:t xml:space="preserve"> script described in section </w:t>
      </w:r>
      <w:r>
        <w:fldChar w:fldCharType="begin"/>
      </w:r>
      <w:r>
        <w:instrText xml:space="preserve"> REF _Ref105318173 \n \h </w:instrText>
      </w:r>
      <w:r>
        <w:fldChar w:fldCharType="separate"/>
      </w:r>
      <w:r>
        <w:t>7.1.1.5</w:t>
      </w:r>
      <w:r>
        <w:fldChar w:fldCharType="end"/>
      </w:r>
      <w:ins w:id="1012" w:author="Tom Stephens" w:date="2011-12-08T15:45:00Z">
        <w:r w:rsidR="00440D3E">
          <w:t xml:space="preserve"> </w:t>
        </w:r>
      </w:ins>
      <w:r>
        <w:fldChar w:fldCharType="begin"/>
      </w:r>
      <w:r>
        <w:instrText xml:space="preserve"> REF _Ref105318173 \p \h </w:instrText>
      </w:r>
      <w:r>
        <w:fldChar w:fldCharType="separate"/>
      </w:r>
      <w:r>
        <w:t>below</w:t>
      </w:r>
      <w:r>
        <w:fldChar w:fldCharType="end"/>
      </w:r>
      <w:r>
        <w:t xml:space="preserve">.  The link will indicate the query ID of the query in question to allow the </w:t>
      </w:r>
      <w:r w:rsidR="00000000">
        <w:pict w14:anchorId="09DE29E3">
          <v:shape id="_x0000_s2060" type="#_x0000_t75" style="position:absolute;margin-left:63pt;margin-top:1in;width:334.95pt;height:529.95pt;z-index:11;mso-wrap-distance-left:9.05pt;mso-wrap-distance-top:7.2pt;mso-wrap-distance-right:9.05pt;mso-wrap-distance-bottom:7.2pt;mso-position-horizontal-relative:text;mso-position-vertical-relative:text" filled="t">
            <v:fill color2="black"/>
            <v:imagedata r:id="rId141" o:title=""/>
            <w10:wrap type="topAndBottom"/>
          </v:shape>
        </w:pict>
      </w:r>
      <w:r>
        <w:t xml:space="preserve">retrieval of the query results without additional input from the user.  </w:t>
      </w:r>
    </w:p>
    <w:p w14:paraId="25BCD995" w14:textId="77777777" w:rsidR="00F42727" w:rsidRDefault="00F42727">
      <w:pPr>
        <w:keepNext/>
      </w:pPr>
    </w:p>
    <w:p w14:paraId="58F3ED16" w14:textId="77777777" w:rsidR="00F42727" w:rsidRDefault="00F42727">
      <w:pPr>
        <w:pStyle w:val="Caption"/>
        <w:rPr>
          <w:b w:val="0"/>
        </w:rPr>
      </w:pPr>
      <w:bookmarkStart w:id="1013" w:name="_Ref105489966"/>
      <w:r>
        <w:t xml:space="preserve">Figure </w:t>
      </w:r>
      <w:fldSimple w:instr=" SEQ &quot;Figure&quot; \*Arabic ">
        <w:r>
          <w:t>5</w:t>
        </w:r>
      </w:fldSimple>
      <w:bookmarkEnd w:id="1013"/>
      <w:r>
        <w:t xml:space="preserve"> - </w:t>
      </w:r>
      <w:r>
        <w:rPr>
          <w:b w:val="0"/>
        </w:rPr>
        <w:t xml:space="preserve">Program flow for </w:t>
      </w:r>
      <w:proofErr w:type="spellStart"/>
      <w:r>
        <w:rPr>
          <w:b w:val="0"/>
        </w:rPr>
        <w:t>LATDataQuery.cgi</w:t>
      </w:r>
      <w:proofErr w:type="spellEnd"/>
      <w:r>
        <w:rPr>
          <w:b w:val="0"/>
        </w:rPr>
        <w:t xml:space="preserve"> script</w:t>
      </w:r>
    </w:p>
    <w:p w14:paraId="20DB5B88" w14:textId="77777777" w:rsidR="00F42727" w:rsidRDefault="00F42727">
      <w:r>
        <w:lastRenderedPageBreak/>
        <w:tab/>
        <w:t xml:space="preserve">Finally, the Query Submission Status web page will provide a small form to allow the user, if desired, to input an e-mail address at which to be notified when the query is complete.  This is primarily intended for use with queries to the event database which may take several hours to </w:t>
      </w:r>
      <w:proofErr w:type="gramStart"/>
      <w:r>
        <w:t>complete, but</w:t>
      </w:r>
      <w:proofErr w:type="gramEnd"/>
      <w:r>
        <w:t xml:space="preserve"> can be used for any search.</w:t>
      </w:r>
    </w:p>
    <w:p w14:paraId="1A533186" w14:textId="77777777" w:rsidR="00F42727" w:rsidRDefault="00000000">
      <w:pPr>
        <w:keepNext/>
      </w:pPr>
      <w:r>
        <w:pict w14:anchorId="2AF99FCA">
          <v:shape id="_x0000_s2061" type="#_x0000_t75" style="position:absolute;margin-left:0;margin-top:7.2pt;width:406.5pt;height:456.05pt;z-index:12;mso-wrap-distance-left:9.05pt;mso-wrap-distance-right:9.05pt;mso-position-horizontal:center" filled="t">
            <v:fill color2="black"/>
            <v:imagedata r:id="rId142" o:title=""/>
            <w10:wrap type="topAndBottom"/>
          </v:shape>
        </w:pict>
      </w:r>
    </w:p>
    <w:p w14:paraId="049F8F3D" w14:textId="77777777" w:rsidR="00F42727" w:rsidRDefault="00F42727">
      <w:pPr>
        <w:pStyle w:val="Caption"/>
      </w:pPr>
      <w:bookmarkStart w:id="1014" w:name="_Ref105515114"/>
      <w:r>
        <w:t xml:space="preserve">Figure </w:t>
      </w:r>
      <w:fldSimple w:instr=" SEQ &quot;Figure&quot; \*Arabic ">
        <w:r>
          <w:t>6</w:t>
        </w:r>
      </w:fldSimple>
      <w:bookmarkEnd w:id="1014"/>
      <w:r>
        <w:t xml:space="preserve"> - Program flow for </w:t>
      </w:r>
      <w:proofErr w:type="spellStart"/>
      <w:r>
        <w:t>QueryResults.cgi</w:t>
      </w:r>
      <w:proofErr w:type="spellEnd"/>
      <w:r>
        <w:t xml:space="preserve"> script</w:t>
      </w:r>
    </w:p>
    <w:p w14:paraId="7846DB6B" w14:textId="77777777" w:rsidR="00F42727" w:rsidRDefault="00F42727"/>
    <w:p w14:paraId="515C83EB" w14:textId="77777777" w:rsidR="00F42727" w:rsidRDefault="00F42727">
      <w:r>
        <w:tab/>
      </w:r>
      <w:r>
        <w:fldChar w:fldCharType="begin"/>
      </w:r>
      <w:r>
        <w:instrText xml:space="preserve"> REF _Ref105515114 \h </w:instrText>
      </w:r>
      <w:r>
        <w:fldChar w:fldCharType="separate"/>
      </w:r>
      <w:r>
        <w:t>Figure 6</w:t>
      </w:r>
      <w:r>
        <w:fldChar w:fldCharType="end"/>
      </w:r>
      <w:r>
        <w:t xml:space="preserve"> shows the program flow for the </w:t>
      </w:r>
      <w:proofErr w:type="spellStart"/>
      <w:r>
        <w:t>QueryResults.cgi</w:t>
      </w:r>
      <w:proofErr w:type="spellEnd"/>
      <w:r>
        <w:t xml:space="preserve"> script.  Once the user clicks on the link to the </w:t>
      </w:r>
      <w:proofErr w:type="spellStart"/>
      <w:r>
        <w:t>QueryResults.cgi</w:t>
      </w:r>
      <w:proofErr w:type="spellEnd"/>
      <w:r>
        <w:t xml:space="preserve"> script, this script will query the MySQL database for the status of the query.  If the query is not yet finished, the user will be informed of the estimated time remaining until the query is finished and presented with a list of any files that are available so far and a form to enter an e-mail address for notification when the query is finished, if one has not already been entered.  If the query is </w:t>
      </w:r>
      <w:proofErr w:type="gramStart"/>
      <w:r>
        <w:t>completely finished</w:t>
      </w:r>
      <w:proofErr w:type="gramEnd"/>
      <w:r>
        <w:t xml:space="preserve">, the user will simply be presented with </w:t>
      </w:r>
      <w:r>
        <w:lastRenderedPageBreak/>
        <w:t xml:space="preserve">a list of all the data files generated by the query with various file statistics.  In either case a summary of the query parameters will be presented as well.  Each entry in the file list will be a link to the Fermi FTP site which the user can click on to download the file.  Finally, a small form will be presented at the bottom of the page to allow the user to enter </w:t>
      </w:r>
      <w:proofErr w:type="gramStart"/>
      <w:r>
        <w:t>the query</w:t>
      </w:r>
      <w:proofErr w:type="gramEnd"/>
      <w:r>
        <w:t xml:space="preserve"> ID of another query to get the results for.</w:t>
      </w:r>
    </w:p>
    <w:p w14:paraId="653DA583" w14:textId="77777777" w:rsidR="00F42727" w:rsidRDefault="00F42727">
      <w:r>
        <w:tab/>
        <w:t xml:space="preserve">If accessed directly (not via the </w:t>
      </w:r>
      <w:proofErr w:type="spellStart"/>
      <w:r>
        <w:t>LATDataQuery.cgi</w:t>
      </w:r>
      <w:proofErr w:type="spellEnd"/>
      <w:r>
        <w:t xml:space="preserve">) script, this script will provide a page that only contains the form to ask the user for the ID of the query they want to see the results of.  Once this has been entered, the script behaves exactly as described in the </w:t>
      </w:r>
      <w:proofErr w:type="spellStart"/>
      <w:r>
        <w:t>proceeding</w:t>
      </w:r>
      <w:proofErr w:type="spellEnd"/>
      <w:r>
        <w:t xml:space="preserve"> paragraph.</w:t>
      </w:r>
    </w:p>
    <w:p w14:paraId="090375F3" w14:textId="77777777" w:rsidR="00F42727" w:rsidRDefault="00F42727">
      <w:pPr>
        <w:pStyle w:val="Heading4"/>
        <w:numPr>
          <w:numberingChange w:id="1015" w:author="Tom Stephens" w:date="2011-12-07T12:44:00Z" w:original="%1:7:0:.%2:1:0:.%3:1:0:.%4:2:0:"/>
        </w:numPr>
      </w:pPr>
      <w:bookmarkStart w:id="1016" w:name="_toc1634"/>
      <w:bookmarkStart w:id="1017" w:name="_Ref105318492"/>
      <w:bookmarkEnd w:id="1016"/>
      <w:r>
        <w:t>Query ID String Format</w:t>
      </w:r>
      <w:bookmarkEnd w:id="1017"/>
    </w:p>
    <w:p w14:paraId="64D09935" w14:textId="77777777" w:rsidR="00F42727" w:rsidRDefault="00F42727">
      <w:r>
        <w:tab/>
        <w:t>Each query will be assigned a query ID to distinguish and identify it in the database system and log tables.   The format used should generate an ID that is unique for the life of the Fermi mission and beyond.  This ID is used throughout the system to identify messages pertaining to the given query, to find the query results and parameters in the MySQL data tables and forms the basis of the filenames of the output data for most queries.  The format used is as follows:</w:t>
      </w:r>
    </w:p>
    <w:p w14:paraId="31926D5B" w14:textId="77777777" w:rsidR="00F42727" w:rsidRDefault="00F42727">
      <w:pPr>
        <w:jc w:val="center"/>
        <w:rPr>
          <w:rFonts w:ascii="Courier New" w:hAnsi="Courier New"/>
        </w:rPr>
      </w:pPr>
      <w:proofErr w:type="spellStart"/>
      <w:r>
        <w:rPr>
          <w:rFonts w:ascii="Courier New" w:hAnsi="Courier New"/>
        </w:rPr>
        <w:t>LYYYYMMDDHHmmSSXXXXXXXXNN</w:t>
      </w:r>
      <w:proofErr w:type="spellEnd"/>
    </w:p>
    <w:p w14:paraId="597A1380" w14:textId="77777777" w:rsidR="00F42727" w:rsidRDefault="00F42727">
      <w:pPr>
        <w:jc w:val="center"/>
        <w:rPr>
          <w:rFonts w:ascii="Courier New" w:hAnsi="Courier New"/>
        </w:rPr>
      </w:pPr>
    </w:p>
    <w:p w14:paraId="3B4AEE5E" w14:textId="77777777" w:rsidR="00F42727" w:rsidRDefault="00F42727">
      <w:r>
        <w:t>where the various fields are:</w:t>
      </w:r>
    </w:p>
    <w:p w14:paraId="44A74FF5" w14:textId="77777777" w:rsidR="00F42727" w:rsidRDefault="00F42727">
      <w:pPr>
        <w:numPr>
          <w:ilvl w:val="0"/>
          <w:numId w:val="13"/>
          <w:numberingChange w:id="1018" w:author="Tom Stephens" w:date="2011-12-07T12:44:00Z" w:original=""/>
        </w:numPr>
      </w:pPr>
      <w:r>
        <w:t>L – indicates it is a query for the LAT instrument</w:t>
      </w:r>
    </w:p>
    <w:p w14:paraId="61B3529A" w14:textId="77777777" w:rsidR="00F42727" w:rsidRDefault="00F42727">
      <w:pPr>
        <w:numPr>
          <w:ilvl w:val="0"/>
          <w:numId w:val="13"/>
          <w:numberingChange w:id="1019" w:author="Tom Stephens" w:date="2011-12-07T12:44:00Z" w:original=""/>
        </w:numPr>
      </w:pPr>
      <w:r>
        <w:t>YYYYMMDD – the date the query was submitted, 4 digit year, two digit month and two digit day.</w:t>
      </w:r>
    </w:p>
    <w:p w14:paraId="3774CDAA" w14:textId="77777777" w:rsidR="00F42727" w:rsidRDefault="00F42727">
      <w:pPr>
        <w:numPr>
          <w:ilvl w:val="0"/>
          <w:numId w:val="13"/>
          <w:numberingChange w:id="1020" w:author="Tom Stephens" w:date="2011-12-07T12:44:00Z" w:original=""/>
        </w:numPr>
      </w:pPr>
      <w:proofErr w:type="spellStart"/>
      <w:r>
        <w:t>HHmmSS</w:t>
      </w:r>
      <w:proofErr w:type="spellEnd"/>
      <w:r>
        <w:t xml:space="preserve"> – the time the query was submitted in hours, minutes and seconds, two digits for each element</w:t>
      </w:r>
    </w:p>
    <w:p w14:paraId="1702C5EE" w14:textId="77777777" w:rsidR="00F42727" w:rsidRDefault="00F42727">
      <w:pPr>
        <w:numPr>
          <w:ilvl w:val="0"/>
          <w:numId w:val="13"/>
          <w:numberingChange w:id="1021" w:author="Tom Stephens" w:date="2011-12-07T12:44:00Z" w:original=""/>
        </w:numPr>
      </w:pPr>
      <w:r>
        <w:t>XXXXXXXX – a hexadecimal number based on the IP address of the host submitting the query, manipulated and scrambled for privacy but in a way that preserves uniqueness.</w:t>
      </w:r>
    </w:p>
    <w:p w14:paraId="607006C3" w14:textId="77777777" w:rsidR="00F42727" w:rsidRDefault="00F42727">
      <w:pPr>
        <w:numPr>
          <w:ilvl w:val="0"/>
          <w:numId w:val="13"/>
          <w:numberingChange w:id="1022" w:author="Tom Stephens" w:date="2011-12-07T12:44:00Z" w:original=""/>
        </w:numPr>
      </w:pPr>
      <w:r>
        <w:t xml:space="preserve">NN – a </w:t>
      </w:r>
      <w:proofErr w:type="gramStart"/>
      <w:r>
        <w:t>two digit</w:t>
      </w:r>
      <w:proofErr w:type="gramEnd"/>
      <w:r>
        <w:t xml:space="preserve"> random number just in case we get multiple requests from the same IP address in the same second (possible with proxies and such).</w:t>
      </w:r>
    </w:p>
    <w:p w14:paraId="44C055BC" w14:textId="77777777" w:rsidR="00F42727" w:rsidRDefault="00F42727"/>
    <w:p w14:paraId="21A5E08B" w14:textId="77777777" w:rsidR="00F42727" w:rsidRDefault="00F42727">
      <w:pPr>
        <w:pStyle w:val="Heading4"/>
        <w:numPr>
          <w:numberingChange w:id="1023" w:author="Tom Stephens" w:date="2011-12-07T12:44:00Z" w:original="%1:7:0:.%2:1:0:.%3:1:0:.%4:3:0:"/>
        </w:numPr>
      </w:pPr>
      <w:bookmarkStart w:id="1024" w:name="_toc1645"/>
      <w:bookmarkStart w:id="1025" w:name="_Ref105316358"/>
      <w:bookmarkEnd w:id="1024"/>
      <w:r>
        <w:t>Query Submission Message Format</w:t>
      </w:r>
      <w:bookmarkEnd w:id="1025"/>
    </w:p>
    <w:p w14:paraId="73A406C4" w14:textId="77777777" w:rsidR="00F42727" w:rsidRDefault="00F42727">
      <w:r>
        <w:tab/>
        <w:t xml:space="preserve">When the query parameters entered by the user have been verified, the </w:t>
      </w:r>
      <w:proofErr w:type="spellStart"/>
      <w:r>
        <w:t>LATDataQuery.cgi</w:t>
      </w:r>
      <w:proofErr w:type="spellEnd"/>
      <w:r>
        <w:t xml:space="preserve"> script will send off a NEW_WEB_QUERY message to the </w:t>
      </w:r>
      <w:proofErr w:type="spellStart"/>
      <w:r>
        <w:t>QueueManager</w:t>
      </w:r>
      <w:proofErr w:type="spellEnd"/>
      <w:r>
        <w:t xml:space="preserve">.  The ID string field in the message header will contain the Query ID string generated for the query.  The message size will be </w:t>
      </w:r>
      <w:proofErr w:type="gramStart"/>
      <w:r>
        <w:t>2</w:t>
      </w:r>
      <w:proofErr w:type="gramEnd"/>
      <w:r>
        <w:t xml:space="preserve"> and the body will contain 2 entries.  The first entry will be a string containing the query parameters as described below.  The second line will contain </w:t>
      </w:r>
      <w:proofErr w:type="gramStart"/>
      <w:r>
        <w:t>and</w:t>
      </w:r>
      <w:proofErr w:type="gramEnd"/>
      <w:r>
        <w:t xml:space="preserve"> identifier indicating the source of the query.  In the case of the </w:t>
      </w:r>
      <w:proofErr w:type="spellStart"/>
      <w:r>
        <w:t>LATDataQuery.cgi</w:t>
      </w:r>
      <w:proofErr w:type="spellEnd"/>
      <w:r>
        <w:t xml:space="preserve"> script, this identifier will be “</w:t>
      </w:r>
      <w:ins w:id="1026" w:author="Tom Stephens" w:date="2011-12-08T16:03:00Z">
        <w:r w:rsidR="00B47B79">
          <w:t>DC2</w:t>
        </w:r>
      </w:ins>
      <w:del w:id="1027" w:author="Tom Stephens" w:date="2011-12-08T16:03:00Z">
        <w:r w:rsidDel="00B47B79">
          <w:delText>Web</w:delText>
        </w:r>
      </w:del>
      <w:r>
        <w:t xml:space="preserve">Interface”.  The </w:t>
      </w:r>
      <w:proofErr w:type="spellStart"/>
      <w:r>
        <w:t>QueueManager</w:t>
      </w:r>
      <w:proofErr w:type="spellEnd"/>
      <w:r>
        <w:t xml:space="preserve"> will use this information to assign a priority to the query.</w:t>
      </w:r>
    </w:p>
    <w:p w14:paraId="76A477F9" w14:textId="77777777" w:rsidR="00F42727" w:rsidRDefault="00F42727">
      <w:r>
        <w:tab/>
        <w:t xml:space="preserve">The format of the query parameter list is a series of “keyword=value” pair separated by double ampersands (‘&amp;&amp;’) and terminated with the bare ‘END’ keyword.  </w:t>
      </w:r>
      <w:r>
        <w:fldChar w:fldCharType="begin"/>
      </w:r>
      <w:r>
        <w:instrText xml:space="preserve"> REF _Ref105386468 \h </w:instrText>
      </w:r>
      <w:r>
        <w:fldChar w:fldCharType="separate"/>
      </w:r>
      <w:r>
        <w:t>Table 5</w:t>
      </w:r>
      <w:r>
        <w:fldChar w:fldCharType="end"/>
      </w:r>
      <w:r>
        <w:t xml:space="preserve"> lists the allowed keywords, their possible values and a short description of the parameter.  The keyword names are case sensitive.</w:t>
      </w:r>
    </w:p>
    <w:p w14:paraId="1E9B8585" w14:textId="77777777" w:rsidR="00F42727" w:rsidRDefault="00F42727"/>
    <w:p w14:paraId="4F5DEEBF" w14:textId="77777777" w:rsidR="00F42727" w:rsidRDefault="00F42727"/>
    <w:p w14:paraId="619CEE66" w14:textId="77777777" w:rsidR="00F42727" w:rsidRDefault="00F42727">
      <w:pPr>
        <w:pStyle w:val="Caption"/>
        <w:keepNext/>
        <w:rPr>
          <w:b w:val="0"/>
        </w:rPr>
      </w:pPr>
      <w:bookmarkStart w:id="1028" w:name="_Ref105386468"/>
      <w:r>
        <w:lastRenderedPageBreak/>
        <w:t xml:space="preserve">Table </w:t>
      </w:r>
      <w:fldSimple w:instr=" SEQ &quot;Table&quot; \*Arabic ">
        <w:r>
          <w:t>5</w:t>
        </w:r>
      </w:fldSimple>
      <w:bookmarkEnd w:id="1028"/>
      <w:r>
        <w:t xml:space="preserve"> - </w:t>
      </w:r>
      <w:r>
        <w:rPr>
          <w:b w:val="0"/>
        </w:rPr>
        <w:t xml:space="preserve">Keywords and values for the query parameter string to be sent to the </w:t>
      </w:r>
      <w:proofErr w:type="spellStart"/>
      <w:r>
        <w:rPr>
          <w:b w:val="0"/>
        </w:rPr>
        <w:t>QueueManager</w:t>
      </w:r>
      <w:proofErr w:type="spellEnd"/>
    </w:p>
    <w:tbl>
      <w:tblPr>
        <w:tblW w:w="0" w:type="auto"/>
        <w:tblInd w:w="-30" w:type="dxa"/>
        <w:tblLayout w:type="fixed"/>
        <w:tblLook w:val="0000" w:firstRow="0" w:lastRow="0" w:firstColumn="0" w:lastColumn="0" w:noHBand="0" w:noVBand="0"/>
      </w:tblPr>
      <w:tblGrid>
        <w:gridCol w:w="2062"/>
        <w:gridCol w:w="1909"/>
        <w:gridCol w:w="6418"/>
      </w:tblGrid>
      <w:tr w:rsidR="00F42727" w14:paraId="210AB1FE"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5C72B72A" w14:textId="77777777" w:rsidR="00F42727" w:rsidRDefault="00F42727">
            <w:pPr>
              <w:snapToGrid w:val="0"/>
              <w:rPr>
                <w:b/>
              </w:rPr>
            </w:pPr>
            <w:r>
              <w:rPr>
                <w:b/>
              </w:rPr>
              <w:t>Keyword</w:t>
            </w:r>
          </w:p>
        </w:tc>
        <w:tc>
          <w:tcPr>
            <w:tcW w:w="1909" w:type="dxa"/>
            <w:vMerge w:val="restart"/>
            <w:tcBorders>
              <w:top w:val="single" w:sz="4" w:space="0" w:color="000000"/>
              <w:left w:val="single" w:sz="4" w:space="0" w:color="000000"/>
              <w:bottom w:val="single" w:sz="4" w:space="0" w:color="000000"/>
            </w:tcBorders>
            <w:vAlign w:val="center"/>
          </w:tcPr>
          <w:p w14:paraId="37E9A69E" w14:textId="77777777" w:rsidR="00F42727" w:rsidRDefault="00F42727">
            <w:pPr>
              <w:snapToGrid w:val="0"/>
              <w:rPr>
                <w:b/>
              </w:rPr>
            </w:pPr>
            <w:r>
              <w:rPr>
                <w:b/>
              </w:rPr>
              <w:t>Possible Values</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19A9C581" w14:textId="77777777" w:rsidR="00F42727" w:rsidRDefault="00F42727">
            <w:pPr>
              <w:snapToGrid w:val="0"/>
              <w:rPr>
                <w:b/>
              </w:rPr>
            </w:pPr>
            <w:r>
              <w:rPr>
                <w:b/>
              </w:rPr>
              <w:t>Description</w:t>
            </w:r>
          </w:p>
        </w:tc>
      </w:tr>
      <w:tr w:rsidR="00F42727" w14:paraId="60C24833"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325B25BB" w14:textId="77777777" w:rsidR="00F42727" w:rsidRDefault="00F42727">
            <w:pPr>
              <w:snapToGrid w:val="0"/>
            </w:pPr>
            <w:r>
              <w:t>database</w:t>
            </w:r>
          </w:p>
        </w:tc>
        <w:tc>
          <w:tcPr>
            <w:tcW w:w="1909" w:type="dxa"/>
            <w:vMerge w:val="restart"/>
            <w:tcBorders>
              <w:top w:val="single" w:sz="4" w:space="0" w:color="000000"/>
              <w:left w:val="single" w:sz="4" w:space="0" w:color="000000"/>
              <w:bottom w:val="single" w:sz="4" w:space="0" w:color="000000"/>
            </w:tcBorders>
            <w:vAlign w:val="center"/>
          </w:tcPr>
          <w:p w14:paraId="6DC34335" w14:textId="77777777" w:rsidR="00F42727" w:rsidRDefault="00F42727">
            <w:pPr>
              <w:snapToGrid w:val="0"/>
            </w:pPr>
            <w:r>
              <w:t xml:space="preserve">‘event’, ‘photon’ </w:t>
            </w:r>
            <w:proofErr w:type="gramStart"/>
            <w:r>
              <w:t>or  ‘</w:t>
            </w:r>
            <w:proofErr w:type="gramEnd"/>
            <w:r>
              <w:t>spacecraft’</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76F64502" w14:textId="77777777" w:rsidR="00F42727" w:rsidRDefault="00F42727">
            <w:pPr>
              <w:snapToGrid w:val="0"/>
            </w:pPr>
            <w:r>
              <w:t>This keyword describes the databases that the query should be sent to.  It may be used multiple times within a query to indicate each of the database servers that should receive the query parameters.</w:t>
            </w:r>
            <w:ins w:id="1029" w:author="Tom Stephens" w:date="2011-12-08T16:04:00Z">
              <w:r w:rsidR="00B47B79">
                <w:t xml:space="preserve"> The event and photon database can no longer be queried simultaneously.  If both of those databases are sent to the </w:t>
              </w:r>
              <w:proofErr w:type="spellStart"/>
              <w:r w:rsidR="00B47B79">
                <w:t>QueueManager</w:t>
              </w:r>
              <w:proofErr w:type="spellEnd"/>
              <w:r w:rsidR="00B47B79">
                <w:t>, it should result in an error.</w:t>
              </w:r>
            </w:ins>
          </w:p>
        </w:tc>
      </w:tr>
      <w:tr w:rsidR="00F42727" w14:paraId="58A61732"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1858AAB7" w14:textId="77777777" w:rsidR="00F42727" w:rsidRDefault="00F42727">
            <w:pPr>
              <w:snapToGrid w:val="0"/>
            </w:pPr>
            <w:r>
              <w:t>shape</w:t>
            </w:r>
          </w:p>
        </w:tc>
        <w:tc>
          <w:tcPr>
            <w:tcW w:w="1909" w:type="dxa"/>
            <w:vMerge w:val="restart"/>
            <w:tcBorders>
              <w:top w:val="single" w:sz="4" w:space="0" w:color="000000"/>
              <w:left w:val="single" w:sz="4" w:space="0" w:color="000000"/>
              <w:bottom w:val="single" w:sz="4" w:space="0" w:color="000000"/>
            </w:tcBorders>
            <w:vAlign w:val="center"/>
          </w:tcPr>
          <w:p w14:paraId="1C99EE52" w14:textId="77777777" w:rsidR="00F42727" w:rsidRDefault="00F42727">
            <w:pPr>
              <w:snapToGrid w:val="0"/>
            </w:pPr>
            <w:r>
              <w:t>‘circle’, ‘box’ or ‘all-sky’</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58589056" w14:textId="77777777" w:rsidR="00F42727" w:rsidRDefault="00F42727">
            <w:pPr>
              <w:snapToGrid w:val="0"/>
            </w:pPr>
            <w:r>
              <w:t>This indicates the shape of the search region.  If circle is specified, the RA, Dec and radius parameters must be specified as well.  If box is specified, the RA, Dec, length, height and rotation parameter must be specified as well.  If all-sky is specified, there will be no additional position parameters.</w:t>
            </w:r>
            <w:ins w:id="1030" w:author="Tom Stephens" w:date="2011-12-08T16:04:00Z">
              <w:r w:rsidR="00B47B79">
                <w:t xml:space="preserve">  Currently only a circle search is supported.</w:t>
              </w:r>
            </w:ins>
          </w:p>
        </w:tc>
      </w:tr>
      <w:tr w:rsidR="00F42727" w14:paraId="731A02A7"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76D4BED7" w14:textId="77777777" w:rsidR="00F42727" w:rsidRDefault="00F42727">
            <w:pPr>
              <w:snapToGrid w:val="0"/>
            </w:pPr>
            <w:r>
              <w:t>radius</w:t>
            </w:r>
          </w:p>
        </w:tc>
        <w:tc>
          <w:tcPr>
            <w:tcW w:w="1909" w:type="dxa"/>
            <w:vMerge w:val="restart"/>
            <w:tcBorders>
              <w:top w:val="single" w:sz="4" w:space="0" w:color="000000"/>
              <w:left w:val="single" w:sz="4" w:space="0" w:color="000000"/>
              <w:bottom w:val="single" w:sz="4" w:space="0" w:color="000000"/>
            </w:tcBorders>
            <w:vAlign w:val="center"/>
          </w:tcPr>
          <w:p w14:paraId="5AAA2A9A" w14:textId="77777777" w:rsidR="00F42727" w:rsidRDefault="00F42727">
            <w:pPr>
              <w:snapToGrid w:val="0"/>
            </w:pPr>
            <w:r>
              <w:t>(0, 90]</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4D313062" w14:textId="77777777" w:rsidR="00F42727" w:rsidRDefault="00F42727">
            <w:pPr>
              <w:snapToGrid w:val="0"/>
            </w:pPr>
            <w:r>
              <w:t xml:space="preserve">The radius of the search region </w:t>
            </w:r>
            <w:proofErr w:type="gramStart"/>
            <w:r>
              <w:t>in</w:t>
            </w:r>
            <w:proofErr w:type="gramEnd"/>
            <w:r>
              <w:t xml:space="preserve"> degrees if a circle is selected.</w:t>
            </w:r>
          </w:p>
        </w:tc>
      </w:tr>
      <w:tr w:rsidR="00F42727" w14:paraId="28134F3B"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47E4C5D1" w14:textId="77777777" w:rsidR="00F42727" w:rsidRDefault="00F42727">
            <w:pPr>
              <w:snapToGrid w:val="0"/>
            </w:pPr>
            <w:r>
              <w:t>length</w:t>
            </w:r>
          </w:p>
        </w:tc>
        <w:tc>
          <w:tcPr>
            <w:tcW w:w="1909" w:type="dxa"/>
            <w:vMerge w:val="restart"/>
            <w:tcBorders>
              <w:top w:val="single" w:sz="4" w:space="0" w:color="000000"/>
              <w:left w:val="single" w:sz="4" w:space="0" w:color="000000"/>
              <w:bottom w:val="single" w:sz="4" w:space="0" w:color="000000"/>
            </w:tcBorders>
            <w:vAlign w:val="center"/>
          </w:tcPr>
          <w:p w14:paraId="2E85B439" w14:textId="77777777" w:rsidR="00F42727" w:rsidRDefault="00F42727">
            <w:pPr>
              <w:snapToGrid w:val="0"/>
            </w:pPr>
            <w:r>
              <w:t>(0, 360]</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5A5FCB9E" w14:textId="77777777" w:rsidR="00F42727" w:rsidRDefault="00F42727">
            <w:pPr>
              <w:snapToGrid w:val="0"/>
            </w:pPr>
            <w:r>
              <w:t>The length (width) of the search region in degrees if a box is selected.</w:t>
            </w:r>
          </w:p>
        </w:tc>
      </w:tr>
      <w:tr w:rsidR="00F42727" w14:paraId="52D825C7"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07D35451" w14:textId="77777777" w:rsidR="00F42727" w:rsidRDefault="00F42727">
            <w:pPr>
              <w:snapToGrid w:val="0"/>
            </w:pPr>
            <w:r>
              <w:t>height</w:t>
            </w:r>
          </w:p>
        </w:tc>
        <w:tc>
          <w:tcPr>
            <w:tcW w:w="1909" w:type="dxa"/>
            <w:vMerge w:val="restart"/>
            <w:tcBorders>
              <w:top w:val="single" w:sz="4" w:space="0" w:color="000000"/>
              <w:left w:val="single" w:sz="4" w:space="0" w:color="000000"/>
              <w:bottom w:val="single" w:sz="4" w:space="0" w:color="000000"/>
            </w:tcBorders>
            <w:vAlign w:val="center"/>
          </w:tcPr>
          <w:p w14:paraId="51565EA6" w14:textId="77777777" w:rsidR="00F42727" w:rsidRDefault="00F42727">
            <w:pPr>
              <w:snapToGrid w:val="0"/>
            </w:pPr>
            <w:r>
              <w:t>(0, 180]</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7979DB1F" w14:textId="77777777" w:rsidR="00F42727" w:rsidRDefault="00F42727">
            <w:pPr>
              <w:snapToGrid w:val="0"/>
            </w:pPr>
            <w:r>
              <w:t xml:space="preserve">The height of the search region </w:t>
            </w:r>
            <w:proofErr w:type="gramStart"/>
            <w:r>
              <w:t>in</w:t>
            </w:r>
            <w:proofErr w:type="gramEnd"/>
            <w:r>
              <w:t xml:space="preserve"> degrees if a box is selected</w:t>
            </w:r>
          </w:p>
        </w:tc>
      </w:tr>
      <w:tr w:rsidR="00F42727" w14:paraId="227A70BB"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492E2453" w14:textId="77777777" w:rsidR="00F42727" w:rsidRDefault="00F42727">
            <w:pPr>
              <w:snapToGrid w:val="0"/>
            </w:pPr>
            <w:r>
              <w:t>rotation</w:t>
            </w:r>
          </w:p>
        </w:tc>
        <w:tc>
          <w:tcPr>
            <w:tcW w:w="1909" w:type="dxa"/>
            <w:vMerge w:val="restart"/>
            <w:tcBorders>
              <w:top w:val="single" w:sz="4" w:space="0" w:color="000000"/>
              <w:left w:val="single" w:sz="4" w:space="0" w:color="000000"/>
              <w:bottom w:val="single" w:sz="4" w:space="0" w:color="000000"/>
            </w:tcBorders>
            <w:vAlign w:val="center"/>
          </w:tcPr>
          <w:p w14:paraId="0A34669D" w14:textId="77777777" w:rsidR="00F42727" w:rsidRDefault="00F42727">
            <w:pPr>
              <w:snapToGrid w:val="0"/>
            </w:pPr>
            <w:r>
              <w:t>[0, 360)</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17513C13" w14:textId="77777777" w:rsidR="00F42727" w:rsidRDefault="00F42727">
            <w:pPr>
              <w:snapToGrid w:val="0"/>
            </w:pPr>
            <w:r>
              <w:t xml:space="preserve">The rotation angle of the box </w:t>
            </w:r>
            <w:proofErr w:type="gramStart"/>
            <w:r>
              <w:t>in</w:t>
            </w:r>
            <w:proofErr w:type="gramEnd"/>
            <w:r>
              <w:t xml:space="preserve"> degrees.  The angle is measured such that a positive value represents a counterclockwise rotation.</w:t>
            </w:r>
          </w:p>
        </w:tc>
      </w:tr>
      <w:tr w:rsidR="00F42727" w14:paraId="3E96E7D0"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4E4388E1" w14:textId="77777777" w:rsidR="00F42727" w:rsidRDefault="00F42727">
            <w:pPr>
              <w:snapToGrid w:val="0"/>
            </w:pPr>
            <w:r>
              <w:t>RA</w:t>
            </w:r>
          </w:p>
        </w:tc>
        <w:tc>
          <w:tcPr>
            <w:tcW w:w="1909" w:type="dxa"/>
            <w:vMerge w:val="restart"/>
            <w:tcBorders>
              <w:top w:val="single" w:sz="4" w:space="0" w:color="000000"/>
              <w:left w:val="single" w:sz="4" w:space="0" w:color="000000"/>
              <w:bottom w:val="single" w:sz="4" w:space="0" w:color="000000"/>
            </w:tcBorders>
            <w:vAlign w:val="center"/>
          </w:tcPr>
          <w:p w14:paraId="0FE6FC81" w14:textId="77777777" w:rsidR="00F42727" w:rsidRDefault="00F42727">
            <w:pPr>
              <w:snapToGrid w:val="0"/>
            </w:pPr>
            <w:r>
              <w:t>[0, 360</w:t>
            </w:r>
            <w:ins w:id="1031" w:author="Tom Stephens" w:date="2011-12-08T16:05:00Z">
              <w:r w:rsidR="00B47B79">
                <w:t>)</w:t>
              </w:r>
            </w:ins>
            <w:del w:id="1032" w:author="Tom Stephens" w:date="2011-12-08T16:05:00Z">
              <w:r w:rsidDel="00B47B79">
                <w:delText>]</w:delText>
              </w:r>
            </w:del>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2B718F65" w14:textId="77777777" w:rsidR="00F42727" w:rsidRDefault="00F42727">
            <w:pPr>
              <w:snapToGrid w:val="0"/>
            </w:pPr>
            <w:r>
              <w:t>The Right Ascension of the center of the search region</w:t>
            </w:r>
          </w:p>
        </w:tc>
      </w:tr>
      <w:tr w:rsidR="00F42727" w14:paraId="3E36EDB9"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3E47F366" w14:textId="77777777" w:rsidR="00F42727" w:rsidRDefault="00F42727">
            <w:pPr>
              <w:snapToGrid w:val="0"/>
            </w:pPr>
            <w:r>
              <w:t>Dec</w:t>
            </w:r>
          </w:p>
        </w:tc>
        <w:tc>
          <w:tcPr>
            <w:tcW w:w="1909" w:type="dxa"/>
            <w:vMerge w:val="restart"/>
            <w:tcBorders>
              <w:top w:val="single" w:sz="4" w:space="0" w:color="000000"/>
              <w:left w:val="single" w:sz="4" w:space="0" w:color="000000"/>
              <w:bottom w:val="single" w:sz="4" w:space="0" w:color="000000"/>
            </w:tcBorders>
            <w:vAlign w:val="center"/>
          </w:tcPr>
          <w:p w14:paraId="69516BEA" w14:textId="77777777" w:rsidR="00F42727" w:rsidRDefault="00F42727">
            <w:pPr>
              <w:snapToGrid w:val="0"/>
            </w:pPr>
            <w:r>
              <w:t>[-90,90]</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73A5E45E" w14:textId="77777777" w:rsidR="00F42727" w:rsidRDefault="00F42727">
            <w:pPr>
              <w:snapToGrid w:val="0"/>
            </w:pPr>
            <w:r>
              <w:t>The Declination of the center of the search region</w:t>
            </w:r>
          </w:p>
        </w:tc>
      </w:tr>
      <w:tr w:rsidR="00F42727" w14:paraId="15F9B3C8"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5C4AAA8C" w14:textId="77777777" w:rsidR="00F42727" w:rsidRDefault="00F42727">
            <w:pPr>
              <w:snapToGrid w:val="0"/>
            </w:pPr>
            <w:proofErr w:type="spellStart"/>
            <w:r>
              <w:t>minMET</w:t>
            </w:r>
            <w:proofErr w:type="spellEnd"/>
          </w:p>
        </w:tc>
        <w:tc>
          <w:tcPr>
            <w:tcW w:w="1909" w:type="dxa"/>
            <w:vMerge w:val="restart"/>
            <w:tcBorders>
              <w:top w:val="single" w:sz="4" w:space="0" w:color="000000"/>
              <w:left w:val="single" w:sz="4" w:space="0" w:color="000000"/>
              <w:bottom w:val="single" w:sz="4" w:space="0" w:color="000000"/>
            </w:tcBorders>
            <w:vAlign w:val="center"/>
          </w:tcPr>
          <w:p w14:paraId="377D9C9E" w14:textId="77777777" w:rsidR="00F42727" w:rsidRDefault="00F42727">
            <w:pPr>
              <w:snapToGrid w:val="0"/>
            </w:pPr>
            <w:r>
              <w:t>[0, ∞]</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68EE387B" w14:textId="77777777" w:rsidR="00F42727" w:rsidRDefault="00F42727">
            <w:pPr>
              <w:snapToGrid w:val="0"/>
            </w:pPr>
            <w:r>
              <w:t xml:space="preserve">The start time for the search </w:t>
            </w:r>
            <w:proofErr w:type="gramStart"/>
            <w:r>
              <w:t>in</w:t>
            </w:r>
            <w:proofErr w:type="gramEnd"/>
            <w:r>
              <w:t xml:space="preserve"> MET seconds.  Assumed to have a value of 0 unless specified.  If specified, must have a value less than the </w:t>
            </w:r>
            <w:proofErr w:type="spellStart"/>
            <w:r>
              <w:t>maxMET</w:t>
            </w:r>
            <w:proofErr w:type="spellEnd"/>
            <w:r>
              <w:t xml:space="preserve"> parameter.</w:t>
            </w:r>
          </w:p>
        </w:tc>
      </w:tr>
      <w:tr w:rsidR="00F42727" w14:paraId="0BEE7C02"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2772C51E" w14:textId="77777777" w:rsidR="00F42727" w:rsidRDefault="00F42727">
            <w:pPr>
              <w:snapToGrid w:val="0"/>
            </w:pPr>
            <w:proofErr w:type="spellStart"/>
            <w:r>
              <w:t>maxMET</w:t>
            </w:r>
            <w:proofErr w:type="spellEnd"/>
          </w:p>
        </w:tc>
        <w:tc>
          <w:tcPr>
            <w:tcW w:w="1909" w:type="dxa"/>
            <w:vMerge w:val="restart"/>
            <w:tcBorders>
              <w:top w:val="single" w:sz="4" w:space="0" w:color="000000"/>
              <w:left w:val="single" w:sz="4" w:space="0" w:color="000000"/>
              <w:bottom w:val="single" w:sz="4" w:space="0" w:color="000000"/>
            </w:tcBorders>
            <w:vAlign w:val="center"/>
          </w:tcPr>
          <w:p w14:paraId="7900D1FB" w14:textId="77777777" w:rsidR="00F42727" w:rsidRDefault="00F42727">
            <w:pPr>
              <w:snapToGrid w:val="0"/>
            </w:pPr>
            <w:r>
              <w:t>[0, ∞]</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2F849254" w14:textId="77777777" w:rsidR="00F42727" w:rsidRDefault="00F42727">
            <w:pPr>
              <w:snapToGrid w:val="0"/>
            </w:pPr>
            <w:r>
              <w:t xml:space="preserve">The end time of the search </w:t>
            </w:r>
            <w:proofErr w:type="gramStart"/>
            <w:r>
              <w:t>in</w:t>
            </w:r>
            <w:proofErr w:type="gramEnd"/>
            <w:r>
              <w:t xml:space="preserve"> MET seconds.  Assumed to have a value of ∞ unless specified.  If specified, this must be larger than the value of the </w:t>
            </w:r>
            <w:proofErr w:type="spellStart"/>
            <w:r>
              <w:t>minMET</w:t>
            </w:r>
            <w:proofErr w:type="spellEnd"/>
            <w:r>
              <w:t xml:space="preserve"> parameter.</w:t>
            </w:r>
          </w:p>
        </w:tc>
      </w:tr>
      <w:tr w:rsidR="00F42727" w14:paraId="63F3521B"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571803E2" w14:textId="77777777" w:rsidR="00F42727" w:rsidRDefault="00F42727">
            <w:pPr>
              <w:snapToGrid w:val="0"/>
            </w:pPr>
            <w:proofErr w:type="spellStart"/>
            <w:r>
              <w:t>energyMin</w:t>
            </w:r>
            <w:proofErr w:type="spellEnd"/>
          </w:p>
        </w:tc>
        <w:tc>
          <w:tcPr>
            <w:tcW w:w="1909" w:type="dxa"/>
            <w:vMerge w:val="restart"/>
            <w:tcBorders>
              <w:top w:val="single" w:sz="4" w:space="0" w:color="000000"/>
              <w:left w:val="single" w:sz="4" w:space="0" w:color="000000"/>
              <w:bottom w:val="single" w:sz="4" w:space="0" w:color="000000"/>
            </w:tcBorders>
            <w:vAlign w:val="center"/>
          </w:tcPr>
          <w:p w14:paraId="4F59E6EB" w14:textId="77777777" w:rsidR="00F42727" w:rsidRDefault="00F42727">
            <w:pPr>
              <w:snapToGrid w:val="0"/>
            </w:pPr>
            <w:r>
              <w:t>[0, ∞]</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46FC9BD7" w14:textId="77777777" w:rsidR="00F42727" w:rsidRDefault="00F42727">
            <w:pPr>
              <w:snapToGrid w:val="0"/>
            </w:pPr>
            <w:r>
              <w:t xml:space="preserve">The lower energy limit of the search in MeV.  Assumed to have a value of 0 unless specified.  If specified, must have a value less than the </w:t>
            </w:r>
            <w:proofErr w:type="spellStart"/>
            <w:r>
              <w:t>energyMax</w:t>
            </w:r>
            <w:proofErr w:type="spellEnd"/>
            <w:r>
              <w:t xml:space="preserve"> parameter.</w:t>
            </w:r>
          </w:p>
        </w:tc>
      </w:tr>
      <w:tr w:rsidR="00F42727" w14:paraId="4CE13F35"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08A1CF32" w14:textId="77777777" w:rsidR="00F42727" w:rsidRDefault="00F42727">
            <w:pPr>
              <w:snapToGrid w:val="0"/>
            </w:pPr>
            <w:proofErr w:type="spellStart"/>
            <w:r>
              <w:t>energyMax</w:t>
            </w:r>
            <w:proofErr w:type="spellEnd"/>
          </w:p>
        </w:tc>
        <w:tc>
          <w:tcPr>
            <w:tcW w:w="1909" w:type="dxa"/>
            <w:vMerge w:val="restart"/>
            <w:tcBorders>
              <w:top w:val="single" w:sz="4" w:space="0" w:color="000000"/>
              <w:left w:val="single" w:sz="4" w:space="0" w:color="000000"/>
              <w:bottom w:val="single" w:sz="4" w:space="0" w:color="000000"/>
            </w:tcBorders>
            <w:vAlign w:val="center"/>
          </w:tcPr>
          <w:p w14:paraId="42966E88" w14:textId="77777777" w:rsidR="00F42727" w:rsidRDefault="00F42727">
            <w:pPr>
              <w:snapToGrid w:val="0"/>
            </w:pPr>
            <w:r>
              <w:t>[0, ∞]</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201B282E" w14:textId="77777777" w:rsidR="00F42727" w:rsidRDefault="00F42727">
            <w:pPr>
              <w:snapToGrid w:val="0"/>
            </w:pPr>
            <w:r>
              <w:t xml:space="preserve">The upper energy limit of the search in MeV.  Assumed to have a value of ∞ unless specified.  If specified, this must be larger than the value of the </w:t>
            </w:r>
            <w:proofErr w:type="spellStart"/>
            <w:r>
              <w:t>energyMin</w:t>
            </w:r>
            <w:proofErr w:type="spellEnd"/>
            <w:r>
              <w:t xml:space="preserve"> parameter.</w:t>
            </w:r>
          </w:p>
        </w:tc>
      </w:tr>
      <w:tr w:rsidR="00F42727" w14:paraId="4E321085" w14:textId="77777777">
        <w:trPr>
          <w:cantSplit/>
          <w:trHeight w:val="276"/>
        </w:trPr>
        <w:tc>
          <w:tcPr>
            <w:tcW w:w="2062" w:type="dxa"/>
            <w:vMerge w:val="restart"/>
            <w:tcBorders>
              <w:top w:val="single" w:sz="4" w:space="0" w:color="000000"/>
              <w:left w:val="single" w:sz="4" w:space="0" w:color="000000"/>
              <w:bottom w:val="single" w:sz="4" w:space="0" w:color="000000"/>
            </w:tcBorders>
            <w:vAlign w:val="center"/>
          </w:tcPr>
          <w:p w14:paraId="7842AD91" w14:textId="77777777" w:rsidR="00F42727" w:rsidRDefault="00F42727">
            <w:pPr>
              <w:snapToGrid w:val="0"/>
            </w:pPr>
            <w:r>
              <w:t>END</w:t>
            </w:r>
          </w:p>
        </w:tc>
        <w:tc>
          <w:tcPr>
            <w:tcW w:w="1909" w:type="dxa"/>
            <w:vMerge w:val="restart"/>
            <w:tcBorders>
              <w:top w:val="single" w:sz="4" w:space="0" w:color="000000"/>
              <w:left w:val="single" w:sz="4" w:space="0" w:color="000000"/>
              <w:bottom w:val="single" w:sz="4" w:space="0" w:color="000000"/>
            </w:tcBorders>
            <w:vAlign w:val="center"/>
          </w:tcPr>
          <w:p w14:paraId="3109814C" w14:textId="77777777" w:rsidR="00F42727" w:rsidRDefault="00F42727">
            <w:pPr>
              <w:snapToGrid w:val="0"/>
            </w:pPr>
            <w:r>
              <w:t>--</w:t>
            </w:r>
          </w:p>
        </w:tc>
        <w:tc>
          <w:tcPr>
            <w:tcW w:w="6418" w:type="dxa"/>
            <w:vMerge w:val="restart"/>
            <w:tcBorders>
              <w:top w:val="single" w:sz="4" w:space="0" w:color="000000"/>
              <w:left w:val="single" w:sz="4" w:space="0" w:color="000000"/>
              <w:bottom w:val="single" w:sz="4" w:space="0" w:color="000000"/>
              <w:right w:val="single" w:sz="4" w:space="0" w:color="000000"/>
            </w:tcBorders>
            <w:vAlign w:val="center"/>
          </w:tcPr>
          <w:p w14:paraId="54B2108F" w14:textId="77777777" w:rsidR="00F42727" w:rsidRDefault="00F42727">
            <w:pPr>
              <w:snapToGrid w:val="0"/>
            </w:pPr>
            <w:r>
              <w:t>This keyword has no value and terminates the query string.</w:t>
            </w:r>
          </w:p>
        </w:tc>
      </w:tr>
    </w:tbl>
    <w:p w14:paraId="71B09E99" w14:textId="77777777" w:rsidR="00F42727" w:rsidRDefault="00F42727"/>
    <w:p w14:paraId="1FC13D15" w14:textId="77777777" w:rsidR="00F42727" w:rsidRDefault="00F42727">
      <w:r>
        <w:tab/>
        <w:t>Only those parameters needed to specify the query are included in the query parameter string.  All others will be ignored or assumed to be their default values by the database servers if not specified.  As an example, assume the user wished to perform a 10º radius search centered on the Crab pulsar (RA=83.6, Dec=22) for all photons with energies greater than 1 GeV and get the spacecraft data as well.  The query string would look like</w:t>
      </w:r>
    </w:p>
    <w:p w14:paraId="53511EE0" w14:textId="77777777" w:rsidR="00F42727" w:rsidRDefault="00F42727"/>
    <w:p w14:paraId="6A1A65D1" w14:textId="77777777" w:rsidR="00F42727" w:rsidRDefault="00F42727">
      <w:pPr>
        <w:rPr>
          <w:rFonts w:ascii="Courier New" w:hAnsi="Courier New"/>
        </w:rPr>
      </w:pPr>
      <w:r>
        <w:rPr>
          <w:rFonts w:ascii="Courier New" w:hAnsi="Courier New"/>
        </w:rPr>
        <w:t>database=</w:t>
      </w:r>
      <w:proofErr w:type="gramStart"/>
      <w:r>
        <w:rPr>
          <w:rFonts w:ascii="Courier New" w:hAnsi="Courier New"/>
        </w:rPr>
        <w:t>photon&amp;&amp;</w:t>
      </w:r>
      <w:proofErr w:type="gramEnd"/>
      <w:r>
        <w:rPr>
          <w:rFonts w:ascii="Courier New" w:hAnsi="Courier New"/>
        </w:rPr>
        <w:t>database=</w:t>
      </w:r>
      <w:proofErr w:type="gramStart"/>
      <w:r>
        <w:rPr>
          <w:rFonts w:ascii="Courier New" w:hAnsi="Courier New"/>
        </w:rPr>
        <w:t>spacecraft&amp;&amp;</w:t>
      </w:r>
      <w:proofErr w:type="gramEnd"/>
      <w:r>
        <w:rPr>
          <w:rFonts w:ascii="Courier New" w:hAnsi="Courier New"/>
        </w:rPr>
        <w:t>shape=</w:t>
      </w:r>
      <w:proofErr w:type="gramStart"/>
      <w:r>
        <w:rPr>
          <w:rFonts w:ascii="Courier New" w:hAnsi="Courier New"/>
        </w:rPr>
        <w:t>circle&amp;&amp;</w:t>
      </w:r>
      <w:proofErr w:type="gramEnd"/>
      <w:r>
        <w:rPr>
          <w:rFonts w:ascii="Courier New" w:hAnsi="Courier New"/>
        </w:rPr>
        <w:t>RA=</w:t>
      </w:r>
      <w:proofErr w:type="gramStart"/>
      <w:r>
        <w:rPr>
          <w:rFonts w:ascii="Courier New" w:hAnsi="Courier New"/>
        </w:rPr>
        <w:t>83.6&amp;&amp;</w:t>
      </w:r>
      <w:proofErr w:type="gramEnd"/>
      <w:r>
        <w:rPr>
          <w:rFonts w:ascii="Courier New" w:hAnsi="Courier New"/>
        </w:rPr>
        <w:t>Dec=</w:t>
      </w:r>
      <w:proofErr w:type="gramStart"/>
      <w:r>
        <w:rPr>
          <w:rFonts w:ascii="Courier New" w:hAnsi="Courier New"/>
        </w:rPr>
        <w:t>22&amp;&amp;</w:t>
      </w:r>
      <w:proofErr w:type="gramEnd"/>
      <w:r>
        <w:rPr>
          <w:rFonts w:ascii="Courier New" w:hAnsi="Courier New"/>
        </w:rPr>
        <w:t>radius=</w:t>
      </w:r>
      <w:proofErr w:type="gramStart"/>
      <w:r>
        <w:rPr>
          <w:rFonts w:ascii="Courier New" w:hAnsi="Courier New"/>
        </w:rPr>
        <w:t>10&amp;&amp;</w:t>
      </w:r>
      <w:proofErr w:type="gramEnd"/>
      <w:r>
        <w:rPr>
          <w:rFonts w:ascii="Courier New" w:hAnsi="Courier New"/>
        </w:rPr>
        <w:t>energyMin=</w:t>
      </w:r>
      <w:proofErr w:type="gramStart"/>
      <w:r>
        <w:rPr>
          <w:rFonts w:ascii="Courier New" w:hAnsi="Courier New"/>
        </w:rPr>
        <w:t>1000&amp;&amp;</w:t>
      </w:r>
      <w:proofErr w:type="gramEnd"/>
      <w:r>
        <w:rPr>
          <w:rFonts w:ascii="Courier New" w:hAnsi="Courier New"/>
        </w:rPr>
        <w:t>END</w:t>
      </w:r>
    </w:p>
    <w:p w14:paraId="11C0F917" w14:textId="77777777" w:rsidR="00F42727" w:rsidRDefault="00F42727"/>
    <w:p w14:paraId="3320ABFE" w14:textId="77777777" w:rsidR="00F42727" w:rsidRDefault="00F42727">
      <w:r>
        <w:lastRenderedPageBreak/>
        <w:t xml:space="preserve">This would retrieve all the </w:t>
      </w:r>
      <w:proofErr w:type="gramStart"/>
      <w:r>
        <w:t>photons</w:t>
      </w:r>
      <w:proofErr w:type="gramEnd"/>
      <w:r>
        <w:t xml:space="preserve"> from the </w:t>
      </w:r>
      <w:ins w:id="1033" w:author="Tom Stephens" w:date="2011-12-08T16:06:00Z">
        <w:r w:rsidR="00B47B79">
          <w:t>last six months of the mission</w:t>
        </w:r>
      </w:ins>
      <w:del w:id="1034" w:author="Tom Stephens" w:date="2011-12-08T16:06:00Z">
        <w:r w:rsidDel="00B47B79">
          <w:delText>entire mission</w:delText>
        </w:r>
      </w:del>
      <w:r>
        <w:t xml:space="preserve"> that fell within this region and had </w:t>
      </w:r>
      <w:proofErr w:type="gramStart"/>
      <w:r>
        <w:t>an energy</w:t>
      </w:r>
      <w:proofErr w:type="gramEnd"/>
      <w:r>
        <w:t xml:space="preserve"> greater than 1000 MeV (= 1GeV) and retrieve the spacecraft history from the same time frame.</w:t>
      </w:r>
    </w:p>
    <w:p w14:paraId="0772F170" w14:textId="77777777" w:rsidR="00F42727" w:rsidRDefault="00F42727">
      <w:pPr>
        <w:pStyle w:val="Heading4"/>
        <w:numPr>
          <w:numberingChange w:id="1035" w:author="Tom Stephens" w:date="2011-12-07T12:44:00Z" w:original="%1:7:0:.%2:1:0:.%3:1:0:.%4:4:0:"/>
        </w:numPr>
      </w:pPr>
      <w:bookmarkStart w:id="1036" w:name="_toc1785"/>
      <w:bookmarkStart w:id="1037" w:name="_Ref105317059"/>
      <w:bookmarkEnd w:id="1036"/>
      <w:proofErr w:type="spellStart"/>
      <w:r>
        <w:t>LATDataQuery.cgi</w:t>
      </w:r>
      <w:proofErr w:type="spellEnd"/>
      <w:r>
        <w:t xml:space="preserve"> Script</w:t>
      </w:r>
      <w:bookmarkEnd w:id="1037"/>
    </w:p>
    <w:p w14:paraId="5FA51813" w14:textId="77777777" w:rsidR="00F42727" w:rsidRDefault="00F42727">
      <w:r>
        <w:tab/>
        <w:t xml:space="preserve">The </w:t>
      </w:r>
      <w:proofErr w:type="spellStart"/>
      <w:r>
        <w:t>LATDataQuery.cgi</w:t>
      </w:r>
      <w:proofErr w:type="spellEnd"/>
      <w:r>
        <w:t xml:space="preserve"> script is the first script encountered by the user when they wish to extract data from the LAT event, photon and spacecraft databases.  This script presents two web pages to the user, the query parameter input page and the query submission results page.</w:t>
      </w:r>
    </w:p>
    <w:p w14:paraId="5B996831" w14:textId="77777777" w:rsidR="00F42727" w:rsidRDefault="00F42727">
      <w:pPr>
        <w:pStyle w:val="Heading5"/>
        <w:numPr>
          <w:numberingChange w:id="1038" w:author="Tom Stephens" w:date="2011-12-07T12:44:00Z" w:original="%1:7:0:.%2:1:0:.%3:1:0:.%4:4:0:.%5:1:0:"/>
        </w:numPr>
      </w:pPr>
      <w:bookmarkStart w:id="1039" w:name="_toc1787"/>
      <w:bookmarkEnd w:id="1039"/>
      <w:r>
        <w:t>Query Parameter Input page</w:t>
      </w:r>
    </w:p>
    <w:p w14:paraId="273F1118" w14:textId="77777777" w:rsidR="00F42727" w:rsidRDefault="00F42727">
      <w:r>
        <w:tab/>
        <w:t>The initial page presented by the script will provide the user with the following information and options, which are described in the subsections below:</w:t>
      </w:r>
    </w:p>
    <w:p w14:paraId="397F91C6" w14:textId="77777777" w:rsidR="00F42727" w:rsidRDefault="00F42727">
      <w:pPr>
        <w:numPr>
          <w:ilvl w:val="0"/>
          <w:numId w:val="15"/>
          <w:numberingChange w:id="1040" w:author="Tom Stephens" w:date="2011-12-07T12:44:00Z" w:original=""/>
        </w:numPr>
      </w:pPr>
      <w:r>
        <w:t>A link to the help page for entering queries</w:t>
      </w:r>
    </w:p>
    <w:p w14:paraId="6E081A6A" w14:textId="77777777" w:rsidR="00F42727" w:rsidRDefault="00F42727">
      <w:pPr>
        <w:numPr>
          <w:ilvl w:val="0"/>
          <w:numId w:val="15"/>
          <w:numberingChange w:id="1041" w:author="Tom Stephens" w:date="2011-12-07T12:44:00Z" w:original=""/>
        </w:numPr>
      </w:pPr>
      <w:r>
        <w:t xml:space="preserve">A </w:t>
      </w:r>
      <w:ins w:id="1042" w:author="Tom Stephens" w:date="2011-12-08T16:08:00Z">
        <w:r w:rsidR="00B47B79">
          <w:t>short</w:t>
        </w:r>
      </w:ins>
      <w:del w:id="1043" w:author="Tom Stephens" w:date="2011-12-08T16:08:00Z">
        <w:r w:rsidDel="00B47B79">
          <w:delText>one-line</w:delText>
        </w:r>
      </w:del>
      <w:r>
        <w:t xml:space="preserve"> summary of the date ranges covered by the data in the database and the total number of photons and events in the database.</w:t>
      </w:r>
    </w:p>
    <w:p w14:paraId="47EA4B45" w14:textId="77777777" w:rsidR="00F42727" w:rsidRDefault="00F42727">
      <w:pPr>
        <w:numPr>
          <w:ilvl w:val="0"/>
          <w:numId w:val="15"/>
          <w:numberingChange w:id="1044" w:author="Tom Stephens" w:date="2011-12-07T12:44:00Z" w:original=""/>
        </w:numPr>
      </w:pPr>
      <w:r>
        <w:t xml:space="preserve">Fields for entering query parameters.  Currently, search may be performed on sky position, time and energy.  </w:t>
      </w:r>
      <w:ins w:id="1045" w:author="Tom Stephens" w:date="2011-12-08T16:08:00Z">
        <w:r w:rsidR="00B47B79">
          <w:t>E</w:t>
        </w:r>
      </w:ins>
      <w:del w:id="1046" w:author="Tom Stephens" w:date="2011-12-08T16:08:00Z">
        <w:r w:rsidDel="00B47B79">
          <w:delText>Along with e</w:delText>
        </w:r>
      </w:del>
      <w:r>
        <w:t xml:space="preserve">ach field will </w:t>
      </w:r>
      <w:del w:id="1047" w:author="Tom Stephens" w:date="2011-12-08T16:08:00Z">
        <w:r w:rsidDel="00B47B79">
          <w:delText xml:space="preserve">be </w:delText>
        </w:r>
      </w:del>
      <w:ins w:id="1048" w:author="Tom Stephens" w:date="2011-12-08T16:08:00Z">
        <w:r w:rsidR="00B47B79">
          <w:t xml:space="preserve">provide a link to the relevant section of the help page that provides </w:t>
        </w:r>
      </w:ins>
      <w:r>
        <w:t xml:space="preserve">a short summary of the type/format of data to </w:t>
      </w:r>
      <w:proofErr w:type="gramStart"/>
      <w:r>
        <w:t>enter into</w:t>
      </w:r>
      <w:proofErr w:type="gramEnd"/>
      <w:r>
        <w:t xml:space="preserve"> the field.</w:t>
      </w:r>
    </w:p>
    <w:p w14:paraId="02566C2A" w14:textId="77777777" w:rsidR="00F42727" w:rsidRDefault="00F42727">
      <w:pPr>
        <w:numPr>
          <w:ilvl w:val="0"/>
          <w:numId w:val="15"/>
          <w:numberingChange w:id="1049" w:author="Tom Stephens" w:date="2011-12-07T12:44:00Z" w:original=""/>
        </w:numPr>
      </w:pPr>
      <w:r>
        <w:t>Choice of which database(s) to search.</w:t>
      </w:r>
    </w:p>
    <w:p w14:paraId="48802F6B" w14:textId="77777777" w:rsidR="00F42727" w:rsidRDefault="00F42727">
      <w:pPr>
        <w:numPr>
          <w:ilvl w:val="0"/>
          <w:numId w:val="15"/>
          <w:numberingChange w:id="1050" w:author="Tom Stephens" w:date="2011-12-07T12:44:00Z" w:original=""/>
        </w:numPr>
      </w:pPr>
      <w:r>
        <w:t>Buttons to submit query parameters or clear the form.</w:t>
      </w:r>
    </w:p>
    <w:p w14:paraId="78A8037F" w14:textId="77777777" w:rsidR="00F42727" w:rsidRDefault="00F42727">
      <w:pPr>
        <w:pStyle w:val="Heading6"/>
        <w:numPr>
          <w:numberingChange w:id="1051" w:author="Tom Stephens" w:date="2011-12-07T12:44:00Z" w:original="%1:7:0:.%2:1:0:.%3:1:0:.%4:4:0:.%5:1:0:.%6:1:0:"/>
        </w:numPr>
      </w:pPr>
      <w:bookmarkStart w:id="1052" w:name="_toc1794"/>
      <w:bookmarkEnd w:id="1052"/>
      <w:r>
        <w:t>Link to help</w:t>
      </w:r>
    </w:p>
    <w:p w14:paraId="609B17FF" w14:textId="77777777" w:rsidR="00F42727" w:rsidRDefault="00F42727">
      <w:r>
        <w:tab/>
        <w:t xml:space="preserve">At the top of the initial query page will be a link to the help web page describing the details of how to enter data queries.  This link will take you to the top of the help page.  Additionally, the field names for the various query parameters will be </w:t>
      </w:r>
      <w:proofErr w:type="gramStart"/>
      <w:r>
        <w:t>links</w:t>
      </w:r>
      <w:proofErr w:type="gramEnd"/>
      <w:r>
        <w:t xml:space="preserve"> to the individual sections of the help page that describe the options for the query parameter in question.</w:t>
      </w:r>
    </w:p>
    <w:p w14:paraId="38F46B07" w14:textId="77777777" w:rsidR="00F42727" w:rsidRDefault="00F42727">
      <w:pPr>
        <w:pStyle w:val="Heading6"/>
        <w:numPr>
          <w:numberingChange w:id="1053" w:author="Tom Stephens" w:date="2011-12-07T12:44:00Z" w:original="%1:7:0:.%2:1:0:.%3:1:0:.%4:4:0:.%5:1:0:.%6:2:0:"/>
        </w:numPr>
      </w:pPr>
      <w:bookmarkStart w:id="1054" w:name="_toc1796"/>
      <w:bookmarkEnd w:id="1054"/>
      <w:r>
        <w:t>Data summary</w:t>
      </w:r>
    </w:p>
    <w:p w14:paraId="13BAB9C5" w14:textId="77777777" w:rsidR="00F42727" w:rsidRDefault="00F42727">
      <w:r>
        <w:tab/>
      </w:r>
      <w:proofErr w:type="gramStart"/>
      <w:r>
        <w:t>Also</w:t>
      </w:r>
      <w:proofErr w:type="gramEnd"/>
      <w:r>
        <w:t xml:space="preserve"> near the top of the page, the script will provide the user with a summary of the data contained in the databases including the dates of the first and last data entry as well as the number of </w:t>
      </w:r>
      <w:proofErr w:type="gramStart"/>
      <w:r>
        <w:t>photons</w:t>
      </w:r>
      <w:proofErr w:type="gramEnd"/>
      <w:r>
        <w:t xml:space="preserve"> and total events contained in the database. </w:t>
      </w:r>
    </w:p>
    <w:p w14:paraId="7D758651" w14:textId="77777777" w:rsidR="00F42727" w:rsidRDefault="00F42727">
      <w:pPr>
        <w:pStyle w:val="Heading6"/>
        <w:numPr>
          <w:numberingChange w:id="1055" w:author="Tom Stephens" w:date="2011-12-07T12:44:00Z" w:original="%1:7:0:.%2:1:0:.%3:1:0:.%4:4:0:.%5:1:0:.%6:3:0:"/>
        </w:numPr>
      </w:pPr>
      <w:bookmarkStart w:id="1056" w:name="_toc1798"/>
      <w:bookmarkEnd w:id="1056"/>
      <w:r>
        <w:t>Query parameter fields</w:t>
      </w:r>
    </w:p>
    <w:p w14:paraId="20AEC3C5" w14:textId="77777777" w:rsidR="00F42727" w:rsidRDefault="00F42727">
      <w:r>
        <w:tab/>
        <w:t>The database allows users to query for data based on sky position, time and energy range.  For each of these parameters there will be a field on the page for the users to enter values.</w:t>
      </w:r>
    </w:p>
    <w:p w14:paraId="6B99173C" w14:textId="77777777" w:rsidR="00F42727" w:rsidRDefault="00F42727">
      <w:pPr>
        <w:pStyle w:val="Heading7"/>
        <w:numPr>
          <w:numberingChange w:id="1057" w:author="Tom Stephens" w:date="2011-12-07T12:44:00Z" w:original="%1:7:0:.%2:1:0:.%3:1:0:.%4:4:0:.%5:1:0:.%6:3:0:.%7:1:0:"/>
        </w:numPr>
      </w:pPr>
      <w:bookmarkStart w:id="1058" w:name="_toc1800"/>
      <w:bookmarkEnd w:id="1058"/>
      <w:r>
        <w:t>Sky Position</w:t>
      </w:r>
    </w:p>
    <w:p w14:paraId="6B1D3B40" w14:textId="77777777" w:rsidR="00F42727" w:rsidRDefault="00F42727">
      <w:r>
        <w:rPr>
          <w:b/>
        </w:rPr>
        <w:tab/>
      </w:r>
      <w:r>
        <w:t>Here the user may enter the coordinates of the center of the sky region to search as well as the size and shape of the region.  If no sky position is given, data from the entire sky will be returned.</w:t>
      </w:r>
    </w:p>
    <w:p w14:paraId="5B76FA2A" w14:textId="77777777" w:rsidR="00F42727" w:rsidRDefault="00F42727">
      <w:r>
        <w:tab/>
        <w:t xml:space="preserve">For entering the center of the sky region, the user will have the choice of J2000, B1950, </w:t>
      </w:r>
      <w:ins w:id="1059" w:author="Tom Stephens" w:date="2011-12-08T16:25:00Z">
        <w:r w:rsidR="0009712A">
          <w:t xml:space="preserve">or </w:t>
        </w:r>
      </w:ins>
      <w:r>
        <w:t xml:space="preserve">galactic </w:t>
      </w:r>
      <w:del w:id="1060" w:author="Tom Stephens" w:date="2011-12-08T16:26:00Z">
        <w:r w:rsidDel="0009712A">
          <w:delText xml:space="preserve">or super-galactic </w:delText>
        </w:r>
      </w:del>
      <w:r>
        <w:t xml:space="preserve">coordinates.  Values will be allowed in standard astronomical formats.  Both coordinates will be entered in the same field with a comma separating the two values.  The type of coordinate entered will be selected by a pull-down box next to the field for the coordinate entry.  Alternately, the user may </w:t>
      </w:r>
      <w:ins w:id="1061" w:author="Tom Stephens" w:date="2011-12-08T16:26:00Z">
        <w:r w:rsidR="0009712A">
          <w:t xml:space="preserve">simply </w:t>
        </w:r>
      </w:ins>
      <w:r>
        <w:t>type in the name of an object</w:t>
      </w:r>
      <w:del w:id="1062" w:author="Tom Stephens" w:date="2011-12-08T16:26:00Z">
        <w:r w:rsidDel="0009712A">
          <w:delText xml:space="preserve"> and select the Simbad name resolver from the pull down box</w:delText>
        </w:r>
      </w:del>
      <w:r>
        <w:t xml:space="preserve">.  This will cause the script to look up the name from the </w:t>
      </w:r>
      <w:proofErr w:type="spellStart"/>
      <w:r>
        <w:t>Simbad</w:t>
      </w:r>
      <w:proofErr w:type="spellEnd"/>
      <w:r>
        <w:t xml:space="preserve"> server and submit the coordinates returned.</w:t>
      </w:r>
    </w:p>
    <w:p w14:paraId="7E67F718" w14:textId="77777777" w:rsidR="00F42727" w:rsidRDefault="00F42727">
      <w:r>
        <w:lastRenderedPageBreak/>
        <w:tab/>
        <w:t xml:space="preserve">For entering the size and shape of the search region, the user may choose between circular and box searches.  The form will provide a field for entering the dimensions of the region with a </w:t>
      </w:r>
      <w:proofErr w:type="gramStart"/>
      <w:r>
        <w:t>pull down</w:t>
      </w:r>
      <w:proofErr w:type="gramEnd"/>
      <w:r>
        <w:t xml:space="preserve"> box for the shape.  If a circular region is selected, the user will enter the radius of the search area in the area field.  If a box is chosen, the user will enter the length, width and rotation angle for the box separated by commas.</w:t>
      </w:r>
    </w:p>
    <w:p w14:paraId="757F4BC0" w14:textId="77777777" w:rsidR="00F42727" w:rsidRDefault="00F42727">
      <w:r>
        <w:tab/>
        <w:t>The default values, which will be presented when the page loads, are to use the J2000 coordinate system with a circular search area, 15º in radius.</w:t>
      </w:r>
    </w:p>
    <w:p w14:paraId="2F8A04A7" w14:textId="77777777" w:rsidR="00F42727" w:rsidRDefault="00F42727">
      <w:pPr>
        <w:pStyle w:val="Heading7"/>
        <w:numPr>
          <w:numberingChange w:id="1063" w:author="Tom Stephens" w:date="2011-12-07T12:44:00Z" w:original="%1:7:0:.%2:1:0:.%3:1:0:.%4:4:0:.%5:1:0:.%6:3:0:.%7:2:0:"/>
        </w:numPr>
      </w:pPr>
      <w:bookmarkStart w:id="1064" w:name="_toc1805"/>
      <w:bookmarkEnd w:id="1064"/>
      <w:smartTag w:uri="urn:schemas-microsoft-com:office:smarttags" w:element="place">
        <w:smartTag w:uri="urn:schemas-microsoft-com:office:smarttags" w:element="PlaceName">
          <w:r>
            <w:t>Time</w:t>
          </w:r>
        </w:smartTag>
        <w:r>
          <w:t xml:space="preserve"> </w:t>
        </w:r>
        <w:smartTag w:uri="urn:schemas-microsoft-com:office:smarttags" w:element="PlaceType">
          <w:r>
            <w:t>Range</w:t>
          </w:r>
        </w:smartTag>
      </w:smartTag>
    </w:p>
    <w:p w14:paraId="5CE156E7" w14:textId="77777777" w:rsidR="00F42727" w:rsidRDefault="00F42727">
      <w:r>
        <w:tab/>
        <w:t>Here the user may specify the time range to cover in the search.  If no time range is specified, the last 6 months of data will be returned.</w:t>
      </w:r>
    </w:p>
    <w:p w14:paraId="4BCFCCC2" w14:textId="77777777" w:rsidR="00F42727" w:rsidRDefault="00F42727">
      <w:r>
        <w:tab/>
        <w:t xml:space="preserve">A single field will be used to enter the start and stop time for the search.  The stop time is optional and if not supplied, the system will assume a stop time equal to the start time plus 6 months or the end of the data, </w:t>
      </w:r>
      <w:proofErr w:type="spellStart"/>
      <w:r>
        <w:t>which ever</w:t>
      </w:r>
      <w:proofErr w:type="spellEnd"/>
      <w:r>
        <w:t xml:space="preserve"> is less.  If the stop time is supplied, it should be separated from the start time by a comma.</w:t>
      </w:r>
    </w:p>
    <w:p w14:paraId="7DEF1D71" w14:textId="77777777" w:rsidR="00F42727" w:rsidRDefault="00F42727">
      <w:r>
        <w:tab/>
        <w:t xml:space="preserve">Time may be entered in one of three formats, Mission Elapsed Time (MET), Modified Julian Date (MJD) or standard Gregorian dates.  MET is entered in seconds.  MJD is entered in fractional </w:t>
      </w:r>
      <w:proofErr w:type="gramStart"/>
      <w:r>
        <w:t>days</w:t>
      </w:r>
      <w:proofErr w:type="gramEnd"/>
      <w:r>
        <w:t xml:space="preserve"> and Gregorian time is entered in DD-MM-YYYY HH:</w:t>
      </w:r>
      <w:proofErr w:type="gramStart"/>
      <w:r>
        <w:t>MM:SS</w:t>
      </w:r>
      <w:proofErr w:type="gramEnd"/>
      <w:r>
        <w:t xml:space="preserve"> format.  The default will be Gregorian time.</w:t>
      </w:r>
    </w:p>
    <w:p w14:paraId="594978A0" w14:textId="77777777" w:rsidR="00F42727" w:rsidRDefault="00F42727">
      <w:r>
        <w:tab/>
        <w:t xml:space="preserve">Two special entries will be provided, START and END.  These are case insensitive and refer to the start and end of the data currently in the archive.  </w:t>
      </w:r>
      <w:proofErr w:type="gramStart"/>
      <w:r>
        <w:t>Thus</w:t>
      </w:r>
      <w:proofErr w:type="gramEnd"/>
      <w:r>
        <w:t xml:space="preserve"> to search for data from the entire mission the user could simply enter “start, end” in the time field.</w:t>
      </w:r>
    </w:p>
    <w:p w14:paraId="72A586A3" w14:textId="77777777" w:rsidR="00F42727" w:rsidRDefault="00F42727">
      <w:pPr>
        <w:pStyle w:val="Heading7"/>
        <w:numPr>
          <w:numberingChange w:id="1065" w:author="Tom Stephens" w:date="2011-12-07T12:44:00Z" w:original="%1:7:0:.%2:1:0:.%3:1:0:.%4:4:0:.%5:1:0:.%6:3:0:.%7:3:0:"/>
        </w:numPr>
      </w:pPr>
      <w:bookmarkStart w:id="1066" w:name="_toc1810"/>
      <w:bookmarkEnd w:id="1066"/>
      <w:smartTag w:uri="urn:schemas-microsoft-com:office:smarttags" w:element="place">
        <w:smartTag w:uri="urn:schemas-microsoft-com:office:smarttags" w:element="PlaceName">
          <w:r>
            <w:t>Energy</w:t>
          </w:r>
        </w:smartTag>
        <w:r>
          <w:t xml:space="preserve"> </w:t>
        </w:r>
        <w:smartTag w:uri="urn:schemas-microsoft-com:office:smarttags" w:element="PlaceType">
          <w:r>
            <w:t>Range</w:t>
          </w:r>
        </w:smartTag>
      </w:smartTag>
    </w:p>
    <w:p w14:paraId="532B065D" w14:textId="77777777" w:rsidR="00F42727" w:rsidRDefault="00F42727">
      <w:r>
        <w:tab/>
        <w:t>Here the user may specify the energy range to limit the search to.  If no energy range is entered,</w:t>
      </w:r>
      <w:del w:id="1067" w:author="Tom Stephens" w:date="2011-12-08T16:28:00Z">
        <w:r w:rsidDel="0009712A">
          <w:delText xml:space="preserve"> </w:delText>
        </w:r>
      </w:del>
      <w:r>
        <w:t xml:space="preserve"> a default energy cut will be done based on values in the config</w:t>
      </w:r>
      <w:ins w:id="1068" w:author="Tom Stephens" w:date="2011-12-08T16:28:00Z">
        <w:r w:rsidR="0009712A">
          <w:t>uration</w:t>
        </w:r>
      </w:ins>
      <w:r>
        <w:t xml:space="preserve"> file for the front end.  This means that all queries will search by energy.</w:t>
      </w:r>
    </w:p>
    <w:p w14:paraId="349FEE09" w14:textId="77777777" w:rsidR="00F42727" w:rsidRDefault="00F42727">
      <w:r>
        <w:tab/>
        <w:t xml:space="preserve">A single field will be used to enter the lower and (optional) upper energy limits.  If the upper energy limit is entered, it must be separated from the lower energy limit by a comma.  If only a lower energy limit is entered, all events with </w:t>
      </w:r>
      <w:proofErr w:type="gramStart"/>
      <w:r>
        <w:t>energies</w:t>
      </w:r>
      <w:proofErr w:type="gramEnd"/>
      <w:r>
        <w:t xml:space="preserve"> greater than that energy will be returned.  To search for events below a specified </w:t>
      </w:r>
      <w:proofErr w:type="gramStart"/>
      <w:r>
        <w:t>energy</w:t>
      </w:r>
      <w:proofErr w:type="gramEnd"/>
      <w:r>
        <w:t xml:space="preserve"> a value of zero should be entered for the lower limit.  All energies are entered in MeV.</w:t>
      </w:r>
    </w:p>
    <w:p w14:paraId="767B9759" w14:textId="77777777" w:rsidR="00F42727" w:rsidRDefault="00F42727">
      <w:pPr>
        <w:pStyle w:val="Heading6"/>
        <w:numPr>
          <w:numberingChange w:id="1069" w:author="Tom Stephens" w:date="2011-12-07T12:44:00Z" w:original="%1:7:0:.%2:1:0:.%3:1:0:.%4:4:0:.%5:1:0:.%6:4:0:"/>
        </w:numPr>
      </w:pPr>
      <w:bookmarkStart w:id="1070" w:name="_toc1813"/>
      <w:bookmarkEnd w:id="1070"/>
      <w:r>
        <w:t>Database choice</w:t>
      </w:r>
    </w:p>
    <w:p w14:paraId="7E6A277E" w14:textId="77777777" w:rsidR="00F42727" w:rsidRDefault="00F42727">
      <w:r>
        <w:tab/>
        <w:t xml:space="preserve">This portion of the page allows the user to select which of the databases they would like to submit the query to.  </w:t>
      </w:r>
      <w:del w:id="1071" w:author="Tom Stephens" w:date="2011-12-08T16:29:00Z">
        <w:r w:rsidDel="0009712A">
          <w:delText>Each of the three databases will be listed with a check box</w:delText>
        </w:r>
      </w:del>
      <w:ins w:id="1072" w:author="Tom Stephens" w:date="2011-12-08T16:29:00Z">
        <w:r w:rsidR="0009712A">
          <w:t xml:space="preserve">The photon and event database are selected via a </w:t>
        </w:r>
        <w:proofErr w:type="gramStart"/>
        <w:r w:rsidR="0009712A">
          <w:t>drop down</w:t>
        </w:r>
        <w:proofErr w:type="gramEnd"/>
        <w:r w:rsidR="0009712A">
          <w:t xml:space="preserve"> box allowing only one or neither of the two databases to be selected.  The spacecraft database is selected by a checkbox that is checked by default</w:t>
        </w:r>
      </w:ins>
      <w:r>
        <w:t xml:space="preserve">.  The query will be submitted to the </w:t>
      </w:r>
      <w:del w:id="1073" w:author="Tom Stephens" w:date="2011-12-08T16:30:00Z">
        <w:r w:rsidDel="0009712A">
          <w:delText xml:space="preserve">checked </w:delText>
        </w:r>
      </w:del>
      <w:ins w:id="1074" w:author="Tom Stephens" w:date="2011-12-08T16:30:00Z">
        <w:r w:rsidR="0009712A">
          <w:t xml:space="preserve">selected </w:t>
        </w:r>
      </w:ins>
      <w:r>
        <w:t xml:space="preserve">databases.  By </w:t>
      </w:r>
      <w:proofErr w:type="gramStart"/>
      <w:r>
        <w:t>default</w:t>
      </w:r>
      <w:proofErr w:type="gramEnd"/>
      <w:r>
        <w:t xml:space="preserve"> the photon and spacecraft database</w:t>
      </w:r>
      <w:ins w:id="1075" w:author="Tom Stephens" w:date="2011-12-08T16:30:00Z">
        <w:r w:rsidR="0009712A">
          <w:t>s</w:t>
        </w:r>
      </w:ins>
      <w:r>
        <w:t xml:space="preserve"> </w:t>
      </w:r>
      <w:del w:id="1076" w:author="Tom Stephens" w:date="2011-12-08T16:30:00Z">
        <w:r w:rsidDel="0009712A">
          <w:delText xml:space="preserve">boxes </w:delText>
        </w:r>
      </w:del>
      <w:r>
        <w:t xml:space="preserve">will be </w:t>
      </w:r>
      <w:del w:id="1077" w:author="Tom Stephens" w:date="2011-12-08T16:30:00Z">
        <w:r w:rsidDel="0009712A">
          <w:delText xml:space="preserve">checked </w:delText>
        </w:r>
      </w:del>
      <w:ins w:id="1078" w:author="Tom Stephens" w:date="2011-12-08T16:30:00Z">
        <w:r w:rsidR="0009712A">
          <w:t>selected</w:t>
        </w:r>
      </w:ins>
      <w:del w:id="1079" w:author="Tom Stephens" w:date="2011-12-08T16:30:00Z">
        <w:r w:rsidDel="0009712A">
          <w:delText>and the event database box will be unchecked.</w:delText>
        </w:r>
      </w:del>
    </w:p>
    <w:p w14:paraId="4979F7D9" w14:textId="77777777" w:rsidR="00F42727" w:rsidRDefault="00F42727">
      <w:pPr>
        <w:pStyle w:val="Heading6"/>
        <w:numPr>
          <w:numberingChange w:id="1080" w:author="Tom Stephens" w:date="2011-12-07T12:44:00Z" w:original="%1:7:0:.%2:1:0:.%3:1:0:.%4:4:0:.%5:1:0:.%6:5:0:"/>
        </w:numPr>
      </w:pPr>
      <w:bookmarkStart w:id="1081" w:name="_toc1815"/>
      <w:bookmarkEnd w:id="1081"/>
      <w:proofErr w:type="gramStart"/>
      <w:r>
        <w:t>Form</w:t>
      </w:r>
      <w:proofErr w:type="gramEnd"/>
      <w:r>
        <w:t xml:space="preserve"> Buttons</w:t>
      </w:r>
    </w:p>
    <w:p w14:paraId="67260909" w14:textId="77777777" w:rsidR="00F42727" w:rsidRDefault="00F42727">
      <w:r>
        <w:tab/>
        <w:t>There will be two buttons, one to submit the search and the other to reset the page and clear all the fields.</w:t>
      </w:r>
    </w:p>
    <w:p w14:paraId="393589DE" w14:textId="77777777" w:rsidR="00F42727" w:rsidRDefault="00F42727">
      <w:r>
        <w:tab/>
        <w:t>The first button, labeled “</w:t>
      </w:r>
      <w:proofErr w:type="spellStart"/>
      <w:r>
        <w:t>Start</w:t>
      </w:r>
      <w:proofErr w:type="spellEnd"/>
      <w:r>
        <w:t xml:space="preserve"> Search” will cause the query parameters to be validated.  If all the parameters are valid, the query will be packaged </w:t>
      </w:r>
      <w:proofErr w:type="gramStart"/>
      <w:r>
        <w:t>in to</w:t>
      </w:r>
      <w:proofErr w:type="gramEnd"/>
      <w:r>
        <w:t xml:space="preserve"> a NEW_WEB_QUERY message (see section </w:t>
      </w:r>
      <w:r>
        <w:fldChar w:fldCharType="begin"/>
      </w:r>
      <w:r>
        <w:instrText xml:space="preserve"> REF _Ref105316096 \n \h </w:instrText>
      </w:r>
      <w:r>
        <w:fldChar w:fldCharType="separate"/>
      </w:r>
      <w:r>
        <w:t>5.3.1</w:t>
      </w:r>
      <w:r>
        <w:fldChar w:fldCharType="end"/>
      </w:r>
      <w:r>
        <w:t xml:space="preserve">) and sent to the </w:t>
      </w:r>
      <w:proofErr w:type="spellStart"/>
      <w:r>
        <w:t>QueueManager</w:t>
      </w:r>
      <w:proofErr w:type="spellEnd"/>
      <w:r>
        <w:t xml:space="preserve"> and the Query Submission Status page will be </w:t>
      </w:r>
      <w:r>
        <w:lastRenderedPageBreak/>
        <w:t xml:space="preserve">displayed.  The details of the body of this message are described in section </w:t>
      </w:r>
      <w:r>
        <w:fldChar w:fldCharType="begin"/>
      </w:r>
      <w:r>
        <w:instrText xml:space="preserve"> REF _Ref105316358 \n \h </w:instrText>
      </w:r>
      <w:r>
        <w:fldChar w:fldCharType="separate"/>
      </w:r>
      <w:r>
        <w:t>7.1.1.3</w:t>
      </w:r>
      <w:r>
        <w:fldChar w:fldCharType="end"/>
      </w:r>
      <w:ins w:id="1082" w:author="Tom Stephens" w:date="2011-12-08T16:31:00Z">
        <w:r w:rsidR="0009712A">
          <w:t xml:space="preserve"> </w:t>
        </w:r>
      </w:ins>
      <w:r>
        <w:fldChar w:fldCharType="begin"/>
      </w:r>
      <w:r>
        <w:instrText xml:space="preserve"> REF _Ref105316358 \p \h </w:instrText>
      </w:r>
      <w:r>
        <w:fldChar w:fldCharType="separate"/>
      </w:r>
      <w:r>
        <w:t>above</w:t>
      </w:r>
      <w:r>
        <w:fldChar w:fldCharType="end"/>
      </w:r>
      <w:r>
        <w:t>.  If there are errors, a message will be displayed describing the error and the Query Parameter Input page will be redisplayed.</w:t>
      </w:r>
    </w:p>
    <w:p w14:paraId="55F6DD31" w14:textId="77777777" w:rsidR="00F42727" w:rsidRDefault="00F42727">
      <w:r>
        <w:tab/>
        <w:t>The second button, labeled “Reset Form” will cause all the fields, pull-down boxes and checkboxes to be reset to their default state.</w:t>
      </w:r>
    </w:p>
    <w:p w14:paraId="7A908EF1" w14:textId="77777777" w:rsidR="00F42727" w:rsidRDefault="00F42727">
      <w:r>
        <w:tab/>
        <w:t>These buttons will be located both at the top of the page above the sky position input area and at the bottom of the page below the database selection area.</w:t>
      </w:r>
    </w:p>
    <w:p w14:paraId="16C8B435" w14:textId="77777777" w:rsidR="00F42727" w:rsidRDefault="00F42727">
      <w:pPr>
        <w:pStyle w:val="Heading5"/>
        <w:numPr>
          <w:numberingChange w:id="1083" w:author="Tom Stephens" w:date="2011-12-07T12:44:00Z" w:original="%1:7:0:.%2:1:0:.%3:1:0:.%4:4:0:.%5:2:0:"/>
        </w:numPr>
      </w:pPr>
      <w:bookmarkStart w:id="1084" w:name="_toc1820"/>
      <w:bookmarkStart w:id="1085" w:name="_Ref105318121"/>
      <w:bookmarkEnd w:id="1084"/>
      <w:r>
        <w:t>Query Submission Status page</w:t>
      </w:r>
      <w:bookmarkEnd w:id="1085"/>
    </w:p>
    <w:p w14:paraId="2CB60416" w14:textId="77777777" w:rsidR="00F42727" w:rsidRDefault="00F42727">
      <w:r>
        <w:tab/>
        <w:t xml:space="preserve"> Upon receipt of the QUERY_RECEIVED or QUERY_FINISHED message and the following DISCONNECT message, the </w:t>
      </w:r>
      <w:proofErr w:type="spellStart"/>
      <w:r>
        <w:t>LATDataQuery.cgi</w:t>
      </w:r>
      <w:proofErr w:type="spellEnd"/>
      <w:r>
        <w:t xml:space="preserve"> script will display the Query Submission Status page.  This page will provide a summary of the query parameters submitted to the database system, the query ID string generated for the query, and a link to the </w:t>
      </w:r>
      <w:proofErr w:type="spellStart"/>
      <w:r>
        <w:t>QueryResults.cgi</w:t>
      </w:r>
      <w:proofErr w:type="spellEnd"/>
      <w:r>
        <w:t xml:space="preserve"> script that includes the query ID string so that the query results will be posted by clicking on the link.  </w:t>
      </w:r>
    </w:p>
    <w:p w14:paraId="5DC7879F" w14:textId="77777777" w:rsidR="00F42727" w:rsidRDefault="00F42727">
      <w:r>
        <w:tab/>
        <w:t>If the QUERY_RECEIVED message was received, the script will extract the queue position and estimated time to query completion and present that information to the user before the link to the results page.  Additionally, the page will provide a form to allow the user to input an e-mail address at which to be notified when the query is done.</w:t>
      </w:r>
    </w:p>
    <w:p w14:paraId="4AAAD17A" w14:textId="77777777" w:rsidR="00F42727" w:rsidRDefault="00F42727">
      <w:r>
        <w:tab/>
        <w:t xml:space="preserve">If the QUERY_FINISHED message was received, the page will inform the user that the query is complete and directing them to the results page via the provided link.  </w:t>
      </w:r>
    </w:p>
    <w:p w14:paraId="163312AF" w14:textId="77777777" w:rsidR="00F42727" w:rsidRDefault="00F42727">
      <w:pPr>
        <w:pStyle w:val="Heading4"/>
        <w:numPr>
          <w:numberingChange w:id="1086" w:author="Tom Stephens" w:date="2011-12-07T12:44:00Z" w:original="%1:7:0:.%2:1:0:.%3:1:0:.%4:5:0:"/>
        </w:numPr>
      </w:pPr>
      <w:bookmarkStart w:id="1087" w:name="_toc1824"/>
      <w:bookmarkStart w:id="1088" w:name="_Ref105318173"/>
      <w:bookmarkEnd w:id="1087"/>
      <w:proofErr w:type="spellStart"/>
      <w:r>
        <w:t>QueryResults.cgi</w:t>
      </w:r>
      <w:proofErr w:type="spellEnd"/>
      <w:r>
        <w:t xml:space="preserve"> Script</w:t>
      </w:r>
      <w:bookmarkEnd w:id="1088"/>
    </w:p>
    <w:p w14:paraId="4060837D" w14:textId="77777777" w:rsidR="00F42727" w:rsidRDefault="00F42727">
      <w:r>
        <w:tab/>
        <w:t xml:space="preserve">This script presents the user with a web page listing the </w:t>
      </w:r>
      <w:proofErr w:type="gramStart"/>
      <w:r>
        <w:t>current status</w:t>
      </w:r>
      <w:proofErr w:type="gramEnd"/>
      <w:r>
        <w:t xml:space="preserve"> and results of the query.  It can be called in two ways.  The first, and less typical way, is to call the script without any additional parameters appended to the URL.  This will cause the script to display a page containing a form that prompts the user to enter the ID string for the query they wish the results of.  Once the string is entered, the script is reloaded with the query ID string appended as a query parameter to the URL.</w:t>
      </w:r>
    </w:p>
    <w:p w14:paraId="51A129ED" w14:textId="77777777" w:rsidR="00F42727" w:rsidRDefault="00F42727">
      <w:r>
        <w:tab/>
        <w:t xml:space="preserve">This is the second method of calling the script and will be the one </w:t>
      </w:r>
      <w:proofErr w:type="gramStart"/>
      <w:r>
        <w:t>most commonly used</w:t>
      </w:r>
      <w:proofErr w:type="gramEnd"/>
      <w:r>
        <w:t xml:space="preserve"> as it is the form used by the </w:t>
      </w:r>
      <w:proofErr w:type="spellStart"/>
      <w:r>
        <w:t>LATDataQuery.cgi</w:t>
      </w:r>
      <w:proofErr w:type="spellEnd"/>
      <w:r>
        <w:t xml:space="preserve"> script to link to this page.  In this case the query ID string is </w:t>
      </w:r>
      <w:proofErr w:type="gramStart"/>
      <w:r>
        <w:t>loaded</w:t>
      </w:r>
      <w:proofErr w:type="gramEnd"/>
      <w:r>
        <w:t xml:space="preserve"> and the results are extracted from the MySQL database.  If the query is not found in the MySQL database, the user is notified and the form prompting for a query ID string is displayed to allow them to enter a different string.  If the query is found all the relevant information about the query is extracted from the database and presented to the user.</w:t>
      </w:r>
    </w:p>
    <w:p w14:paraId="2ED248EF" w14:textId="77777777" w:rsidR="00F42727" w:rsidRDefault="00F42727">
      <w:r>
        <w:tab/>
        <w:t xml:space="preserve">First, the user is given a summary of the exact query parameters used to extract the data as these may be slightly different (in the case of all-sky searches) than what the user input (see section </w:t>
      </w:r>
      <w:r>
        <w:fldChar w:fldCharType="begin"/>
      </w:r>
      <w:r>
        <w:instrText xml:space="preserve"> REF _Ref107390537 \n \h </w:instrText>
      </w:r>
      <w:r>
        <w:fldChar w:fldCharType="separate"/>
      </w:r>
      <w:r>
        <w:t>7.3.1.4.2.1</w:t>
      </w:r>
      <w:r>
        <w:fldChar w:fldCharType="end"/>
      </w:r>
      <w:ins w:id="1089" w:author="Tom Stephens" w:date="2011-12-08T16:32:00Z">
        <w:r w:rsidR="0009712A">
          <w:t>)</w:t>
        </w:r>
      </w:ins>
      <w:r>
        <w:t xml:space="preserve">.  </w:t>
      </w:r>
      <w:del w:id="1090" w:author="Tom Stephens" w:date="2011-12-08T16:33:00Z">
        <w:r w:rsidDel="0009712A">
          <w:delText xml:space="preserve">  </w:delText>
        </w:r>
      </w:del>
      <w:r>
        <w:t xml:space="preserve">Next, if the query is not </w:t>
      </w:r>
      <w:proofErr w:type="gramStart"/>
      <w:r>
        <w:t>completely finished</w:t>
      </w:r>
      <w:proofErr w:type="gramEnd"/>
      <w:r>
        <w:t>, the user will be informed of the estimated amount of time remaining before completion, otherwise, a statement will be presented indicating that the query is complete.  After this, a table will be presented listing the files containing the requested data that are currently available.  The files will be grouped by database (i.e. event, photon, and/or spacecraft) and will list the filename, file size, md5sum checksum and number of data entries for each file.  The</w:t>
      </w:r>
      <w:ins w:id="1091" w:author="Tom Stephens" w:date="2011-12-08T16:33:00Z">
        <w:r w:rsidR="0009712A">
          <w:t>re</w:t>
        </w:r>
      </w:ins>
      <w:del w:id="1092" w:author="Tom Stephens" w:date="2011-12-08T16:33:00Z">
        <w:r w:rsidDel="0009712A">
          <w:delText xml:space="preserve"> filename</w:delText>
        </w:r>
      </w:del>
      <w:r>
        <w:t xml:space="preserve"> will be a link to the file on the GSSC’s website.  At the bottom of the page will be the form to enter </w:t>
      </w:r>
      <w:proofErr w:type="gramStart"/>
      <w:r>
        <w:t>the query</w:t>
      </w:r>
      <w:proofErr w:type="gramEnd"/>
      <w:r>
        <w:t xml:space="preserve"> ID string of a different query.</w:t>
      </w:r>
    </w:p>
    <w:p w14:paraId="5444B883" w14:textId="77777777" w:rsidR="00F42727" w:rsidRDefault="00F42727">
      <w:pPr>
        <w:pStyle w:val="Heading3"/>
        <w:numPr>
          <w:numberingChange w:id="1093" w:author="Tom Stephens" w:date="2011-12-07T12:44:00Z" w:original="%1:7:0:.%2:1:0:.%3:2:0:"/>
        </w:numPr>
      </w:pPr>
      <w:bookmarkStart w:id="1094" w:name="_toc1828"/>
      <w:bookmarkEnd w:id="1094"/>
      <w:r>
        <w:lastRenderedPageBreak/>
        <w:t>Command Line Interface</w:t>
      </w:r>
    </w:p>
    <w:p w14:paraId="6B676290" w14:textId="77777777" w:rsidR="00F42727" w:rsidRDefault="00F42727">
      <w:r>
        <w:tab/>
        <w:t>This interface is for those maintaining the database system and for testing.  It allows the user to submit queries just like the web interface but also allows the user to query the status of the various servers, get statistics about the server and usage and stop or suspend various parts of the server system.</w:t>
      </w:r>
    </w:p>
    <w:p w14:paraId="783D1A81" w14:textId="77777777" w:rsidR="00F42727" w:rsidRDefault="00F42727">
      <w:pPr>
        <w:rPr>
          <w:color w:val="FF0000"/>
        </w:rPr>
      </w:pPr>
      <w:r>
        <w:tab/>
      </w:r>
      <w:r>
        <w:rPr>
          <w:color w:val="FF0000"/>
        </w:rPr>
        <w:t>More info TBD.</w:t>
      </w:r>
    </w:p>
    <w:p w14:paraId="5B2ED227" w14:textId="77777777" w:rsidR="00F42727" w:rsidRDefault="00F42727"/>
    <w:p w14:paraId="2E4115C9" w14:textId="77777777" w:rsidR="00F42727" w:rsidRDefault="00F42727">
      <w:pPr>
        <w:pStyle w:val="Heading2"/>
        <w:numPr>
          <w:numberingChange w:id="1095" w:author="Tom Stephens" w:date="2011-12-07T12:44:00Z" w:original="%1:7:0:.%2:2:0:"/>
        </w:numPr>
      </w:pPr>
      <w:bookmarkStart w:id="1096" w:name="_toc1832"/>
      <w:bookmarkEnd w:id="1096"/>
      <w:proofErr w:type="spellStart"/>
      <w:proofErr w:type="gramStart"/>
      <w:r>
        <w:t>QueueManager</w:t>
      </w:r>
      <w:proofErr w:type="spellEnd"/>
      <w:proofErr w:type="gramEnd"/>
    </w:p>
    <w:p w14:paraId="11ED7DEA" w14:textId="77777777" w:rsidR="00F42727" w:rsidRDefault="00F42727">
      <w:r>
        <w:tab/>
        <w:t xml:space="preserve">The </w:t>
      </w:r>
      <w:proofErr w:type="spellStart"/>
      <w:r>
        <w:t>QueueManager</w:t>
      </w:r>
      <w:proofErr w:type="spellEnd"/>
      <w:r>
        <w:t xml:space="preserve"> is the interface between the database servers and the user interface software and controls the distribution of query requests to the various database servers.  It performs validation on the query parameters and assigns the queries to the various priority queues described in section </w:t>
      </w:r>
      <w:r>
        <w:fldChar w:fldCharType="begin"/>
      </w:r>
      <w:r>
        <w:instrText xml:space="preserve"> REF _Ref105561439 \n \h </w:instrText>
      </w:r>
      <w:r>
        <w:fldChar w:fldCharType="separate"/>
      </w:r>
      <w:r>
        <w:t>6</w:t>
      </w:r>
      <w:r>
        <w:fldChar w:fldCharType="end"/>
      </w:r>
      <w:ins w:id="1097" w:author="Tom Stephens" w:date="2011-12-08T16:34:00Z">
        <w:r w:rsidR="0009712A">
          <w:t xml:space="preserve"> </w:t>
        </w:r>
      </w:ins>
      <w:r>
        <w:fldChar w:fldCharType="begin"/>
      </w:r>
      <w:r>
        <w:instrText xml:space="preserve"> REF _Ref105561439 \p \h </w:instrText>
      </w:r>
      <w:r>
        <w:fldChar w:fldCharType="separate"/>
      </w:r>
      <w:r>
        <w:t>above</w:t>
      </w:r>
      <w:r>
        <w:fldChar w:fldCharType="end"/>
      </w:r>
      <w:r>
        <w:t xml:space="preserve">.  The </w:t>
      </w:r>
      <w:proofErr w:type="spellStart"/>
      <w:r>
        <w:t>QueueManager</w:t>
      </w:r>
      <w:proofErr w:type="spellEnd"/>
      <w:r>
        <w:t xml:space="preserve"> also monitors the connections to the various database servers and attempts to reconnect if the connection is lost.</w:t>
      </w:r>
    </w:p>
    <w:p w14:paraId="5F042ED5" w14:textId="77777777" w:rsidR="00F42727" w:rsidRDefault="00F42727">
      <w:r>
        <w:t xml:space="preserve"> </w:t>
      </w:r>
      <w:r>
        <w:tab/>
        <w:t xml:space="preserve">The </w:t>
      </w:r>
      <w:proofErr w:type="spellStart"/>
      <w:r>
        <w:t>QueueManager</w:t>
      </w:r>
      <w:proofErr w:type="spellEnd"/>
      <w:r>
        <w:t xml:space="preserve"> is implemented as a single compiled C++ program that communicates with the other elements via TCP/IP sockets and maintains metadata in a MySQL database.  The following subsections describe the various aspects of the </w:t>
      </w:r>
      <w:proofErr w:type="spellStart"/>
      <w:r>
        <w:t>QueueManager’s</w:t>
      </w:r>
      <w:proofErr w:type="spellEnd"/>
      <w:r>
        <w:t xml:space="preserve"> operation.  </w:t>
      </w:r>
    </w:p>
    <w:p w14:paraId="3E857D64" w14:textId="77777777" w:rsidR="00F42727" w:rsidRDefault="00F42727">
      <w:pPr>
        <w:pStyle w:val="Heading3"/>
        <w:numPr>
          <w:numberingChange w:id="1098" w:author="Tom Stephens" w:date="2011-12-07T12:44:00Z" w:original="%1:7:0:.%2:2:0:.%3:1:0:"/>
        </w:numPr>
      </w:pPr>
      <w:bookmarkStart w:id="1099" w:name="_toc1835"/>
      <w:bookmarkEnd w:id="1099"/>
      <w:r>
        <w:t>General Program Flow</w:t>
      </w:r>
    </w:p>
    <w:p w14:paraId="22284144" w14:textId="77777777" w:rsidR="00F42727" w:rsidRDefault="00F42727">
      <w:r>
        <w:tab/>
      </w:r>
      <w:r>
        <w:fldChar w:fldCharType="begin"/>
      </w:r>
      <w:r>
        <w:instrText xml:space="preserve"> REF _Ref105580837 \h </w:instrText>
      </w:r>
      <w:r>
        <w:fldChar w:fldCharType="separate"/>
      </w:r>
      <w:r>
        <w:t>Figure 7</w:t>
      </w:r>
      <w:r>
        <w:fldChar w:fldCharType="end"/>
      </w:r>
      <w:r>
        <w:t xml:space="preserve"> presents the basic flow of the </w:t>
      </w:r>
      <w:proofErr w:type="spellStart"/>
      <w:r>
        <w:t>QueueManager</w:t>
      </w:r>
      <w:proofErr w:type="spellEnd"/>
      <w:r>
        <w:t xml:space="preserve"> program.  At startup, the </w:t>
      </w:r>
      <w:proofErr w:type="spellStart"/>
      <w:r>
        <w:t>QueueManager</w:t>
      </w:r>
      <w:proofErr w:type="spellEnd"/>
      <w:r>
        <w:t xml:space="preserve"> begins by reading its configuration file to determine the location of the MySQL database, the LAT database servers and the port it should listen on for connections from the user interface tools. After reading this information, the </w:t>
      </w:r>
      <w:proofErr w:type="spellStart"/>
      <w:r>
        <w:t>QueueManager</w:t>
      </w:r>
      <w:proofErr w:type="spellEnd"/>
      <w:r>
        <w:t xml:space="preserve"> establishes a connection to the MySQL database and reads the data on outstanding queries and creates its initial list of open queries.</w:t>
      </w:r>
    </w:p>
    <w:p w14:paraId="7D5CA2AB" w14:textId="77777777" w:rsidR="00F42727" w:rsidRDefault="00F42727">
      <w:r>
        <w:tab/>
        <w:t xml:space="preserve">After the data has been read from the MySQL database, the </w:t>
      </w:r>
      <w:proofErr w:type="spellStart"/>
      <w:r>
        <w:t>QueueManager</w:t>
      </w:r>
      <w:proofErr w:type="spellEnd"/>
      <w:r>
        <w:t xml:space="preserve"> establishes a connection with each of the three database servers and adds the connections created to its list of open TCP/IP sockets.  It then opens the listen port for incoming connections from the user interface tools and adds this port to its list of open sockets.</w:t>
      </w:r>
      <w:r>
        <w:tab/>
        <w:t xml:space="preserve">At this point the </w:t>
      </w:r>
      <w:proofErr w:type="spellStart"/>
      <w:r>
        <w:t>QueueManager</w:t>
      </w:r>
      <w:proofErr w:type="spellEnd"/>
      <w:r>
        <w:t xml:space="preserve"> is ready to accept queries and messages from the servers and enters a loop that it will remain in until it receives a PROGRAM_</w:t>
      </w:r>
      <w:proofErr w:type="gramStart"/>
      <w:r>
        <w:t>CONTROL:SHUTDOWN</w:t>
      </w:r>
      <w:proofErr w:type="gramEnd"/>
      <w:r>
        <w:t xml:space="preserve"> message from the command line tool.</w:t>
      </w:r>
    </w:p>
    <w:p w14:paraId="65D97992" w14:textId="77777777" w:rsidR="00F42727" w:rsidRDefault="00F42727">
      <w:r>
        <w:tab/>
        <w:t xml:space="preserve">This loop begins with the </w:t>
      </w:r>
      <w:proofErr w:type="spellStart"/>
      <w:r>
        <w:t>QueueManager</w:t>
      </w:r>
      <w:proofErr w:type="spellEnd"/>
      <w:r>
        <w:t xml:space="preserve"> verifying the connection to each of the three database servers.  If any of the servers are disconnected, an attempt is made to reconnect.  If the attempt fails a timer is set with the length equal to the time specified in the CHECK_INTERVAL parameter in the configuration file.  If no CHECK_INTERVAL parameter is specified, the </w:t>
      </w:r>
      <w:proofErr w:type="spellStart"/>
      <w:r>
        <w:t>QueueManager</w:t>
      </w:r>
      <w:proofErr w:type="spellEnd"/>
      <w:r>
        <w:t xml:space="preserve"> will use the default value of two minutes (120 s).  If all the connections are good, the timer is set to </w:t>
      </w:r>
      <w:proofErr w:type="gramStart"/>
      <w:r>
        <w:t>infinity</w:t>
      </w:r>
      <w:proofErr w:type="gramEnd"/>
      <w:r>
        <w:t xml:space="preserve">.  The </w:t>
      </w:r>
      <w:proofErr w:type="spellStart"/>
      <w:r>
        <w:t>QueueManager</w:t>
      </w:r>
      <w:proofErr w:type="spellEnd"/>
      <w:r>
        <w:t xml:space="preserve"> then goes into a blocking mode to wait until either the timer expires or one of the connected sockets cause a trigger.</w:t>
      </w:r>
    </w:p>
    <w:p w14:paraId="6319D531" w14:textId="77777777" w:rsidR="00F42727" w:rsidRDefault="00F42727">
      <w:r>
        <w:tab/>
        <w:t xml:space="preserve">If the timer expires before a socket is triggered, the </w:t>
      </w:r>
      <w:proofErr w:type="spellStart"/>
      <w:r>
        <w:t>QueueManager</w:t>
      </w:r>
      <w:proofErr w:type="spellEnd"/>
      <w:r>
        <w:t xml:space="preserve"> will simply reenter the loop from the beginning and attempt to reconnect to the servers that have lost connectivity.  This will continue until all the servers are reconnected.</w:t>
      </w:r>
    </w:p>
    <w:p w14:paraId="71149C01" w14:textId="77777777" w:rsidR="00F42727" w:rsidRDefault="00F42727">
      <w:r>
        <w:tab/>
        <w:t xml:space="preserve">If one of the connected sockets </w:t>
      </w:r>
      <w:proofErr w:type="gramStart"/>
      <w:r>
        <w:t>trigger</w:t>
      </w:r>
      <w:proofErr w:type="gramEnd"/>
      <w:r>
        <w:t xml:space="preserve">, the </w:t>
      </w:r>
      <w:proofErr w:type="spellStart"/>
      <w:r>
        <w:t>QueueManager</w:t>
      </w:r>
      <w:proofErr w:type="spellEnd"/>
      <w:r>
        <w:t xml:space="preserve"> will react appropriately depending on which one triggered.  The connected sockets will </w:t>
      </w:r>
      <w:proofErr w:type="gramStart"/>
      <w:r>
        <w:t>trigger for</w:t>
      </w:r>
      <w:proofErr w:type="gramEnd"/>
      <w:r>
        <w:t xml:space="preserve"> one of three reasons.  First, one of the user interface tools will try to connect to the listen port, causing this port to trigger.  Second, a message will arrive from one of the connected servers or user interface tools.  </w:t>
      </w:r>
      <w:r>
        <w:lastRenderedPageBreak/>
        <w:t xml:space="preserve">Finally, if one of the connected sockets closes unexpectedly, this will cause the socket to trigger </w:t>
      </w:r>
      <w:r w:rsidR="00000000">
        <w:pict w14:anchorId="4573D64F">
          <v:shape id="_x0000_s2062" type="#_x0000_t75" style="position:absolute;margin-left:27pt;margin-top:45pt;width:408.45pt;height:562.2pt;z-index:-1;mso-wrap-distance-left:9.05pt;mso-wrap-distance-right:9.05pt;mso-position-horizontal-relative:margin;mso-position-vertical-relative:margin" filled="t">
            <v:fill color2="black"/>
            <v:imagedata r:id="rId143" o:title=""/>
            <w10:wrap type="topAndBottom" anchorx="margin" anchory="margin"/>
          </v:shape>
        </w:pict>
      </w:r>
      <w:r>
        <w:t>as well.</w:t>
      </w:r>
    </w:p>
    <w:p w14:paraId="3EB1BF16" w14:textId="77777777" w:rsidR="00F42727" w:rsidRDefault="00F42727">
      <w:pPr>
        <w:keepNext/>
      </w:pPr>
    </w:p>
    <w:p w14:paraId="43FC780C" w14:textId="77777777" w:rsidR="00F42727" w:rsidRDefault="00F42727">
      <w:pPr>
        <w:pStyle w:val="Caption"/>
        <w:rPr>
          <w:b w:val="0"/>
        </w:rPr>
      </w:pPr>
      <w:bookmarkStart w:id="1100" w:name="_Ref105580837"/>
      <w:r>
        <w:t xml:space="preserve">Figure </w:t>
      </w:r>
      <w:fldSimple w:instr=" SEQ &quot;Figure&quot; \*Arabic ">
        <w:r>
          <w:t>7</w:t>
        </w:r>
      </w:fldSimple>
      <w:bookmarkEnd w:id="1100"/>
      <w:r>
        <w:t xml:space="preserve"> - </w:t>
      </w:r>
      <w:r>
        <w:rPr>
          <w:b w:val="0"/>
        </w:rPr>
        <w:t xml:space="preserve">Basic program flow for the </w:t>
      </w:r>
      <w:proofErr w:type="spellStart"/>
      <w:r>
        <w:rPr>
          <w:b w:val="0"/>
        </w:rPr>
        <w:t>QueueManager</w:t>
      </w:r>
      <w:proofErr w:type="spellEnd"/>
    </w:p>
    <w:p w14:paraId="47964205" w14:textId="77777777" w:rsidR="00F42727" w:rsidRDefault="00F42727"/>
    <w:p w14:paraId="6A6F959A" w14:textId="77777777" w:rsidR="00F42727" w:rsidRDefault="00F42727">
      <w:r>
        <w:lastRenderedPageBreak/>
        <w:tab/>
        <w:t xml:space="preserve">If it was the listen port that triggered, the </w:t>
      </w:r>
      <w:proofErr w:type="spellStart"/>
      <w:r>
        <w:t>QueueManager</w:t>
      </w:r>
      <w:proofErr w:type="spellEnd"/>
      <w:r>
        <w:t xml:space="preserve"> will accept the new connection from the user interface and add the new connection to the list of open sockets.  If a new message from one of the established socket connections causes the trigger, the arriving message will be read and processed appropriately.  The details of the effects of each received message are presented in section </w:t>
      </w:r>
      <w:r>
        <w:fldChar w:fldCharType="begin"/>
      </w:r>
      <w:r>
        <w:instrText xml:space="preserve"> REF _Ref105578167 \n \h </w:instrText>
      </w:r>
      <w:r>
        <w:fldChar w:fldCharType="separate"/>
      </w:r>
      <w:r>
        <w:t>7.2.2</w:t>
      </w:r>
      <w:r>
        <w:fldChar w:fldCharType="end"/>
      </w:r>
      <w:ins w:id="1101" w:author="Tom Stephens" w:date="2011-12-08T16:42:00Z">
        <w:r w:rsidR="007A4271">
          <w:t xml:space="preserve"> </w:t>
        </w:r>
      </w:ins>
      <w:r>
        <w:fldChar w:fldCharType="begin"/>
      </w:r>
      <w:r>
        <w:instrText xml:space="preserve"> REF _Ref105578167 \p \h </w:instrText>
      </w:r>
      <w:r>
        <w:fldChar w:fldCharType="separate"/>
      </w:r>
      <w:r>
        <w:t>below</w:t>
      </w:r>
      <w:r>
        <w:fldChar w:fldCharType="end"/>
      </w:r>
      <w:r>
        <w:t xml:space="preserve">.  Finally, if one of the sockets unexpectedly closes, the </w:t>
      </w:r>
      <w:proofErr w:type="spellStart"/>
      <w:r>
        <w:t>QueueManager</w:t>
      </w:r>
      <w:proofErr w:type="spellEnd"/>
      <w:r>
        <w:t xml:space="preserve"> will treat this just as if it had received a DISCONNECT message and remove that connection from its list of open connections.</w:t>
      </w:r>
    </w:p>
    <w:p w14:paraId="55CB2257" w14:textId="77777777" w:rsidR="00F42727" w:rsidRDefault="00F42727">
      <w:pPr>
        <w:pStyle w:val="Heading3"/>
        <w:numPr>
          <w:numberingChange w:id="1102" w:author="Tom Stephens" w:date="2011-12-07T12:44:00Z" w:original="%1:7:0:.%2:2:0:.%3:2:0:"/>
        </w:numPr>
      </w:pPr>
      <w:bookmarkStart w:id="1103" w:name="_toc1845"/>
      <w:bookmarkStart w:id="1104" w:name="_Ref105578167"/>
      <w:bookmarkEnd w:id="1103"/>
      <w:r>
        <w:t>Message Processing</w:t>
      </w:r>
      <w:bookmarkEnd w:id="1104"/>
    </w:p>
    <w:p w14:paraId="6CF144EF" w14:textId="77777777" w:rsidR="00F42727" w:rsidRDefault="00F42727">
      <w:r>
        <w:tab/>
        <w:t xml:space="preserve">This section describes the actions that should be taken by the </w:t>
      </w:r>
      <w:proofErr w:type="spellStart"/>
      <w:r>
        <w:t>QueueManager</w:t>
      </w:r>
      <w:proofErr w:type="spellEnd"/>
      <w:r>
        <w:t xml:space="preserve"> for each of the various messages that it receives.</w:t>
      </w:r>
    </w:p>
    <w:p w14:paraId="7EEE8326" w14:textId="77777777" w:rsidR="00F42727" w:rsidRDefault="00F42727">
      <w:pPr>
        <w:pStyle w:val="Heading4"/>
        <w:numPr>
          <w:numberingChange w:id="1105" w:author="Tom Stephens" w:date="2011-12-07T12:44:00Z" w:original="%1:7:0:.%2:2:0:.%3:2:0:.%4:1:0:"/>
        </w:numPr>
      </w:pPr>
      <w:bookmarkStart w:id="1106" w:name="_toc1847"/>
      <w:bookmarkEnd w:id="1106"/>
      <w:r>
        <w:t>NEW_WEB_QUERY</w:t>
      </w:r>
    </w:p>
    <w:p w14:paraId="1F2A529A" w14:textId="77777777" w:rsidR="00F42727" w:rsidRDefault="00F42727">
      <w:r>
        <w:tab/>
        <w:t xml:space="preserve">This should be the first query received after a new connection is established on the listen port.  When the </w:t>
      </w:r>
      <w:proofErr w:type="spellStart"/>
      <w:r>
        <w:t>QueueManager</w:t>
      </w:r>
      <w:proofErr w:type="spellEnd"/>
      <w:r>
        <w:t xml:space="preserve"> receives this </w:t>
      </w:r>
      <w:proofErr w:type="gramStart"/>
      <w:r>
        <w:t>message</w:t>
      </w:r>
      <w:proofErr w:type="gramEnd"/>
      <w:r>
        <w:t xml:space="preserve"> it will first verify the query parameters and check to see that all the servers needed to perform the query are connected.  If there is a problem with the query parameters, a BAD_QUERY message will be composed and sent back to the user interface informing the user of the problem with the parameters.  If one or more of the necessary servers are down, a BAD_QUERY message will be composed and sent to the user interface tool informing the user that the servers are currently down and that they should try again later.</w:t>
      </w:r>
    </w:p>
    <w:p w14:paraId="35AF92EC" w14:textId="77777777" w:rsidR="00F42727" w:rsidRDefault="00F42727">
      <w:r>
        <w:tab/>
        <w:t xml:space="preserve">If all is well, the </w:t>
      </w:r>
      <w:proofErr w:type="spellStart"/>
      <w:r>
        <w:t>QueueManager</w:t>
      </w:r>
      <w:proofErr w:type="spellEnd"/>
      <w:r>
        <w:t xml:space="preserve"> first sends a WEB_QUERY_RECEIVED message back to the user interface.  It then creates an entry in its list of open queries for the new query.  The </w:t>
      </w:r>
      <w:proofErr w:type="spellStart"/>
      <w:r>
        <w:t>QueueManager</w:t>
      </w:r>
      <w:proofErr w:type="spellEnd"/>
      <w:r>
        <w:t xml:space="preserve"> then determines which priority queue the query should be in and creates a NEW_QUERY message that contains the query information and the priority queue, creates an entry for the query in the MySQL database, and sends the NEW_QUERY message to each of the servers involved in the query.</w:t>
      </w:r>
    </w:p>
    <w:p w14:paraId="2BA42B52" w14:textId="77777777" w:rsidR="00F42727" w:rsidRDefault="00F42727">
      <w:pPr>
        <w:pStyle w:val="Heading4"/>
        <w:numPr>
          <w:numberingChange w:id="1107" w:author="Tom Stephens" w:date="2011-12-07T12:44:00Z" w:original="%1:7:0:.%2:2:0:.%3:2:0:.%4:2:0:"/>
        </w:numPr>
      </w:pPr>
      <w:bookmarkStart w:id="1108" w:name="_toc1850"/>
      <w:bookmarkEnd w:id="1108"/>
      <w:r>
        <w:t>QUERY_RECEIVED</w:t>
      </w:r>
    </w:p>
    <w:p w14:paraId="541EBC7C" w14:textId="77777777" w:rsidR="00F42727" w:rsidRDefault="00F42727">
      <w:r>
        <w:tab/>
        <w:t xml:space="preserve">When this message is received, the </w:t>
      </w:r>
      <w:proofErr w:type="spellStart"/>
      <w:r>
        <w:t>QueueManager</w:t>
      </w:r>
      <w:proofErr w:type="spellEnd"/>
      <w:r>
        <w:t xml:space="preserve"> </w:t>
      </w:r>
      <w:proofErr w:type="gramStart"/>
      <w:r>
        <w:t>know</w:t>
      </w:r>
      <w:proofErr w:type="gramEnd"/>
      <w:r>
        <w:t xml:space="preserve"> that the server that sent the message successfully received the query and added it to the proper priority queue.  The body of this message contains the position number in the queue and the estimated time to completion for this server and this query.  Once all the QUERY_RECIEVED messages from all servers have been received by the </w:t>
      </w:r>
      <w:proofErr w:type="spellStart"/>
      <w:r>
        <w:t>QueueManager</w:t>
      </w:r>
      <w:proofErr w:type="spellEnd"/>
      <w:r>
        <w:t>, the contents of all the messages are collected into a single QUERY_RECEIVED message that is then sent back to the user interface to inform the user of when the query should be completed.</w:t>
      </w:r>
    </w:p>
    <w:p w14:paraId="3A31B6C4" w14:textId="77777777" w:rsidR="00F42727" w:rsidRDefault="00F42727">
      <w:r>
        <w:tab/>
        <w:t xml:space="preserve">In the case of all-sky searches, this message is not sent to the user interface tools.  </w:t>
      </w:r>
      <w:proofErr w:type="gramStart"/>
      <w:r>
        <w:t>Instead</w:t>
      </w:r>
      <w:proofErr w:type="gramEnd"/>
      <w:r>
        <w:t xml:space="preserve"> a QUERY_FINISHED message will be sent instead (see section </w:t>
      </w:r>
      <w:r>
        <w:fldChar w:fldCharType="begin"/>
      </w:r>
      <w:r>
        <w:instrText xml:space="preserve"> REF _Ref105582712 \n \h </w:instrText>
      </w:r>
      <w:r>
        <w:fldChar w:fldCharType="separate"/>
      </w:r>
      <w:r>
        <w:t>7.2.2.4</w:t>
      </w:r>
      <w:r>
        <w:fldChar w:fldCharType="end"/>
      </w:r>
      <w:ins w:id="1109" w:author="Tom Stephens" w:date="2011-12-08T16:44:00Z">
        <w:r w:rsidR="007A4271">
          <w:t xml:space="preserve"> </w:t>
        </w:r>
      </w:ins>
      <w:r>
        <w:fldChar w:fldCharType="begin"/>
      </w:r>
      <w:r>
        <w:instrText xml:space="preserve"> REF _Ref105582712 \p \h </w:instrText>
      </w:r>
      <w:r>
        <w:fldChar w:fldCharType="separate"/>
      </w:r>
      <w:r>
        <w:t>below</w:t>
      </w:r>
      <w:r>
        <w:fldChar w:fldCharType="end"/>
      </w:r>
      <w:r>
        <w:t>).</w:t>
      </w:r>
    </w:p>
    <w:p w14:paraId="203D4F40" w14:textId="77777777" w:rsidR="00F42727" w:rsidRDefault="00F42727">
      <w:r>
        <w:tab/>
        <w:t xml:space="preserve">After this message is sent to the user interface tool, it is followed immediately by a DISCONNECT message informing the user interface that the </w:t>
      </w:r>
      <w:proofErr w:type="spellStart"/>
      <w:r>
        <w:t>QueueManager</w:t>
      </w:r>
      <w:proofErr w:type="spellEnd"/>
      <w:r>
        <w:t xml:space="preserve"> is closing the connection.  The </w:t>
      </w:r>
      <w:proofErr w:type="spellStart"/>
      <w:r>
        <w:t>QueueManager</w:t>
      </w:r>
      <w:proofErr w:type="spellEnd"/>
      <w:r>
        <w:t xml:space="preserve"> then closes the socket and removes the socket from the list of open connections.</w:t>
      </w:r>
    </w:p>
    <w:p w14:paraId="6B16201E" w14:textId="77777777" w:rsidR="00F42727" w:rsidRDefault="00F42727">
      <w:pPr>
        <w:pStyle w:val="Heading4"/>
        <w:numPr>
          <w:numberingChange w:id="1110" w:author="Tom Stephens" w:date="2011-12-07T12:44:00Z" w:original="%1:7:0:.%2:2:0:.%3:2:0:.%4:3:0:"/>
        </w:numPr>
      </w:pPr>
      <w:bookmarkStart w:id="1111" w:name="_toc1854"/>
      <w:bookmarkEnd w:id="1111"/>
      <w:r>
        <w:t>QUERY_STARTED</w:t>
      </w:r>
    </w:p>
    <w:p w14:paraId="4ADAFEE2" w14:textId="77777777" w:rsidR="00F42727" w:rsidRDefault="00F42727">
      <w:r>
        <w:tab/>
        <w:t>This message is sent from the database server when the query has reached the top of its priority queue and processing has started on the query in question.  When this is received, the queue manager updates the state of the query in its internal data tables.</w:t>
      </w:r>
    </w:p>
    <w:p w14:paraId="4E70F1CD" w14:textId="77777777" w:rsidR="00F42727" w:rsidRDefault="00F42727">
      <w:pPr>
        <w:pStyle w:val="Heading4"/>
        <w:numPr>
          <w:numberingChange w:id="1112" w:author="Tom Stephens" w:date="2011-12-07T12:44:00Z" w:original="%1:7:0:.%2:2:0:.%3:2:0:.%4:4:0:"/>
        </w:numPr>
      </w:pPr>
      <w:bookmarkStart w:id="1113" w:name="_toc1856"/>
      <w:bookmarkStart w:id="1114" w:name="_Ref105582712"/>
      <w:bookmarkEnd w:id="1113"/>
      <w:r>
        <w:lastRenderedPageBreak/>
        <w:t>QUERY_FINISHED</w:t>
      </w:r>
      <w:bookmarkEnd w:id="1114"/>
    </w:p>
    <w:p w14:paraId="5DF92D2C" w14:textId="77777777" w:rsidR="00F42727" w:rsidRDefault="00F42727">
      <w:r>
        <w:tab/>
        <w:t xml:space="preserve">This message is received when a server has completed processing the query in question.  When this message has been received from all servers involved in the query, the </w:t>
      </w:r>
      <w:proofErr w:type="spellStart"/>
      <w:r>
        <w:t>QueueManager</w:t>
      </w:r>
      <w:proofErr w:type="spellEnd"/>
      <w:r>
        <w:t xml:space="preserve"> checks to see if an e-mail notification has been requested.  If so, an e-mail is sent informing the user that the query is complete.  The query is then removed from the </w:t>
      </w:r>
      <w:proofErr w:type="spellStart"/>
      <w:r>
        <w:t>QueueManager’s</w:t>
      </w:r>
      <w:proofErr w:type="spellEnd"/>
      <w:r>
        <w:t xml:space="preserve"> list of open queries.  </w:t>
      </w:r>
    </w:p>
    <w:p w14:paraId="3B46D9CF" w14:textId="77777777" w:rsidR="00F42727" w:rsidRDefault="00F42727">
      <w:r>
        <w:tab/>
        <w:t xml:space="preserve">Typically, this message is not forwarded back to the user as the connection to the user interface tool has closed by the time the </w:t>
      </w:r>
      <w:proofErr w:type="spellStart"/>
      <w:r>
        <w:t>QueueManager</w:t>
      </w:r>
      <w:proofErr w:type="spellEnd"/>
      <w:r>
        <w:t xml:space="preserve"> receives this message.  However, in the case of all-sky searches, this message will be received before the connection is closed.  In this case, once the </w:t>
      </w:r>
      <w:proofErr w:type="spellStart"/>
      <w:r>
        <w:t>QueueManager</w:t>
      </w:r>
      <w:proofErr w:type="spellEnd"/>
      <w:r>
        <w:t xml:space="preserve"> has received the QUERY_FINISHED message from all the servers involved in the all-sky search, a QUERY_FINISHED message is sent back to the user interface.</w:t>
      </w:r>
    </w:p>
    <w:p w14:paraId="281EB876" w14:textId="77777777" w:rsidR="00F42727" w:rsidRDefault="00F42727">
      <w:r>
        <w:tab/>
        <w:t xml:space="preserve">After the QUERY_FINISHED message is sent to the user interface tool, it is followed immediately by a DISCONNECT message informing the user interface that the </w:t>
      </w:r>
      <w:proofErr w:type="spellStart"/>
      <w:r>
        <w:t>QueueManager</w:t>
      </w:r>
      <w:proofErr w:type="spellEnd"/>
      <w:r>
        <w:t xml:space="preserve"> is closing the connection.  The </w:t>
      </w:r>
      <w:proofErr w:type="spellStart"/>
      <w:r>
        <w:t>QueueManager</w:t>
      </w:r>
      <w:proofErr w:type="spellEnd"/>
      <w:r>
        <w:t xml:space="preserve"> then closes the socket and removes the socket from the list of open connections.</w:t>
      </w:r>
    </w:p>
    <w:p w14:paraId="3D974DAD" w14:textId="77777777" w:rsidR="00F42727" w:rsidRDefault="00F42727">
      <w:pPr>
        <w:pStyle w:val="Heading4"/>
        <w:numPr>
          <w:numberingChange w:id="1115" w:author="Tom Stephens" w:date="2011-12-07T12:44:00Z" w:original="%1:7:0:.%2:2:0:.%3:2:0:.%4:5:0:"/>
        </w:numPr>
      </w:pPr>
      <w:bookmarkStart w:id="1116" w:name="_toc1860"/>
      <w:bookmarkEnd w:id="1116"/>
      <w:r>
        <w:t>BAD_QUERY</w:t>
      </w:r>
    </w:p>
    <w:p w14:paraId="708BB246" w14:textId="77777777" w:rsidR="00F42727" w:rsidRDefault="00F42727">
      <w:r>
        <w:tab/>
        <w:t xml:space="preserve">This message is received from a database server if there is a problem processing the query requested.  The body of the message contains a description of the problem.  When this message is received, the </w:t>
      </w:r>
      <w:proofErr w:type="spellStart"/>
      <w:r>
        <w:t>QueueManager</w:t>
      </w:r>
      <w:proofErr w:type="spellEnd"/>
      <w:r>
        <w:t xml:space="preserve"> also removes the query </w:t>
      </w:r>
      <w:ins w:id="1117" w:author="Tom Stephens" w:date="2011-12-08T16:48:00Z">
        <w:r w:rsidR="002F314C">
          <w:t xml:space="preserve">from </w:t>
        </w:r>
      </w:ins>
      <w:r>
        <w:t xml:space="preserve">its list of open </w:t>
      </w:r>
      <w:proofErr w:type="gramStart"/>
      <w:r>
        <w:t>queries</w:t>
      </w:r>
      <w:proofErr w:type="gramEnd"/>
      <w:r>
        <w:t xml:space="preserve"> and this message is forwarded to the user interface.</w:t>
      </w:r>
    </w:p>
    <w:p w14:paraId="3A430BC2" w14:textId="77777777" w:rsidR="00F42727" w:rsidRDefault="00F42727">
      <w:r>
        <w:tab/>
        <w:t xml:space="preserve">After this message is sent to the user interface tool, it is followed immediately by a DISCONNECT message informing the user interface that the </w:t>
      </w:r>
      <w:proofErr w:type="spellStart"/>
      <w:r>
        <w:t>QueueManager</w:t>
      </w:r>
      <w:proofErr w:type="spellEnd"/>
      <w:r>
        <w:t xml:space="preserve"> is closing the connection.  The </w:t>
      </w:r>
      <w:proofErr w:type="spellStart"/>
      <w:r>
        <w:t>QueueManager</w:t>
      </w:r>
      <w:proofErr w:type="spellEnd"/>
      <w:r>
        <w:t xml:space="preserve"> then closes the socket and removes the socket from the list of open connections.</w:t>
      </w:r>
    </w:p>
    <w:p w14:paraId="3926F3B5" w14:textId="77777777" w:rsidR="00F42727" w:rsidRDefault="00F42727">
      <w:pPr>
        <w:pStyle w:val="Heading4"/>
        <w:numPr>
          <w:numberingChange w:id="1118" w:author="Tom Stephens" w:date="2011-12-07T12:44:00Z" w:original="%1:7:0:.%2:2:0:.%3:2:0:.%4:6:0:"/>
        </w:numPr>
      </w:pPr>
      <w:bookmarkStart w:id="1119" w:name="_toc1863"/>
      <w:bookmarkEnd w:id="1119"/>
      <w:r>
        <w:t>DISCONNECT</w:t>
      </w:r>
    </w:p>
    <w:p w14:paraId="2660459D" w14:textId="77777777" w:rsidR="00F42727" w:rsidRDefault="00F42727">
      <w:r>
        <w:tab/>
        <w:t xml:space="preserve">This message is received when one of the connecting sockets is going to </w:t>
      </w:r>
      <w:proofErr w:type="gramStart"/>
      <w:r>
        <w:t>close down</w:t>
      </w:r>
      <w:proofErr w:type="gramEnd"/>
      <w:r>
        <w:t xml:space="preserve">.  Receipt of this message causes the </w:t>
      </w:r>
      <w:proofErr w:type="spellStart"/>
      <w:r>
        <w:t>QueueManager</w:t>
      </w:r>
      <w:proofErr w:type="spellEnd"/>
      <w:r>
        <w:t xml:space="preserve"> to close its end of the socket and remove the socket from the list of open connections.</w:t>
      </w:r>
    </w:p>
    <w:p w14:paraId="565B703A" w14:textId="77777777" w:rsidR="00F42727" w:rsidRDefault="00F42727">
      <w:r>
        <w:tab/>
        <w:t xml:space="preserve">If one of the sockets triggers due to an unexpected closure on the other end, it is treated as if the </w:t>
      </w:r>
      <w:proofErr w:type="spellStart"/>
      <w:r>
        <w:t>QueueManager</w:t>
      </w:r>
      <w:proofErr w:type="spellEnd"/>
      <w:r>
        <w:t xml:space="preserve"> had received the DISCONNECT message and the socket is closed and removed from the open socket list.</w:t>
      </w:r>
    </w:p>
    <w:p w14:paraId="0CED32E5" w14:textId="77777777" w:rsidR="00F42727" w:rsidRDefault="00F42727">
      <w:pPr>
        <w:pStyle w:val="Heading4"/>
        <w:numPr>
          <w:numberingChange w:id="1120" w:author="Tom Stephens" w:date="2011-12-07T12:44:00Z" w:original="%1:7:0:.%2:2:0:.%3:2:0:.%4:7:0:"/>
        </w:numPr>
      </w:pPr>
      <w:bookmarkStart w:id="1121" w:name="_toc1866"/>
      <w:bookmarkEnd w:id="1121"/>
      <w:r>
        <w:t>PROGRAM_CONTROL</w:t>
      </w:r>
    </w:p>
    <w:p w14:paraId="02C63C29" w14:textId="77777777" w:rsidR="00F42727" w:rsidRDefault="00F42727">
      <w:r>
        <w:tab/>
        <w:t>The effects of this message depend on the content of the message body.  The effects of the various commands that are received in the PROGRAM_CONTROL message are described in the following subsections.</w:t>
      </w:r>
    </w:p>
    <w:p w14:paraId="09FE9085" w14:textId="77777777" w:rsidR="00F42727" w:rsidRDefault="00F42727">
      <w:pPr>
        <w:pStyle w:val="Heading5"/>
        <w:numPr>
          <w:numberingChange w:id="1122" w:author="Tom Stephens" w:date="2011-12-07T12:44:00Z" w:original="%1:7:0:.%2:2:0:.%3:2:0:.%4:7:0:.%5:1:0:"/>
        </w:numPr>
      </w:pPr>
      <w:bookmarkStart w:id="1123" w:name="_toc1868"/>
      <w:bookmarkEnd w:id="1123"/>
      <w:r>
        <w:t>Shutdown</w:t>
      </w:r>
    </w:p>
    <w:p w14:paraId="05FAE476" w14:textId="77777777" w:rsidR="00F42727" w:rsidRDefault="00F42727">
      <w:r>
        <w:tab/>
        <w:t xml:space="preserve">The receipt of this command is a signal to shut down the entire system.  When the SHUTDOWN command is received, the </w:t>
      </w:r>
      <w:proofErr w:type="spellStart"/>
      <w:r>
        <w:t>QueueManager</w:t>
      </w:r>
      <w:proofErr w:type="spellEnd"/>
      <w:r>
        <w:t xml:space="preserve"> starts by closing its listen port so that no new connections can be established.  It then forwards the message to all the connected database servers.  Once this message has been sent, the </w:t>
      </w:r>
      <w:proofErr w:type="spellStart"/>
      <w:r>
        <w:t>QueueManager</w:t>
      </w:r>
      <w:proofErr w:type="spellEnd"/>
      <w:r>
        <w:t xml:space="preserve"> then waits to receive </w:t>
      </w:r>
      <w:r>
        <w:lastRenderedPageBreak/>
        <w:t xml:space="preserve">DISCONNECT messages from each of the database servers.  While it is waiting it will continue to process any other messages it receives from the servers relating to queries that are finishing up.  As the DISCONNECT messages are received from each server, the connection to that server is closed.  Once all the server connections are closed, the </w:t>
      </w:r>
      <w:proofErr w:type="spellStart"/>
      <w:r>
        <w:t>QueueManager</w:t>
      </w:r>
      <w:proofErr w:type="spellEnd"/>
      <w:r>
        <w:t xml:space="preserve"> sends a DISCONNECT message to any remaining client connections and closes those connections.  It then stores any state information needed (</w:t>
      </w:r>
      <w:r>
        <w:rPr>
          <w:color w:val="FF0000"/>
        </w:rPr>
        <w:t>TBD</w:t>
      </w:r>
      <w:r>
        <w:t>) and shuts down.</w:t>
      </w:r>
    </w:p>
    <w:p w14:paraId="051B386F" w14:textId="77777777" w:rsidR="00F42727" w:rsidRDefault="00F42727">
      <w:pPr>
        <w:pStyle w:val="Heading5"/>
        <w:numPr>
          <w:numberingChange w:id="1124" w:author="Tom Stephens" w:date="2011-12-07T12:44:00Z" w:original="%1:7:0:.%2:2:0:.%3:2:0:.%4:7:0:.%5:2:0:"/>
        </w:numPr>
      </w:pPr>
      <w:bookmarkStart w:id="1125" w:name="_toc1870"/>
      <w:bookmarkStart w:id="1126" w:name="_Ref105817709"/>
      <w:bookmarkEnd w:id="1125"/>
      <w:r>
        <w:t>Status</w:t>
      </w:r>
      <w:bookmarkEnd w:id="1126"/>
    </w:p>
    <w:p w14:paraId="0050C00A" w14:textId="77777777" w:rsidR="00F42727" w:rsidRDefault="00F42727">
      <w:r>
        <w:tab/>
      </w:r>
      <w:ins w:id="1127" w:author="Tom Stephens" w:date="2011-12-08T16:49:00Z">
        <w:r w:rsidR="002F314C">
          <w:t>(</w:t>
        </w:r>
        <w:r w:rsidR="002F314C" w:rsidRPr="002F314C">
          <w:rPr>
            <w:i/>
            <w:rPrChange w:id="1128" w:author="Tom Stephens" w:date="2011-12-08T16:49:00Z">
              <w:rPr/>
            </w:rPrChange>
          </w:rPr>
          <w:t>This message has never been implemented</w:t>
        </w:r>
        <w:r w:rsidR="002F314C">
          <w:t xml:space="preserve">.)  </w:t>
        </w:r>
      </w:ins>
      <w:r>
        <w:t xml:space="preserve">The receipt of this message is a request to know the current state of the data system.  When the STATUS command is received, the </w:t>
      </w:r>
      <w:proofErr w:type="spellStart"/>
      <w:r>
        <w:t>QueueManager</w:t>
      </w:r>
      <w:proofErr w:type="spellEnd"/>
      <w:r>
        <w:t xml:space="preserve"> will forward the message to each of the database servers as well.  The </w:t>
      </w:r>
      <w:proofErr w:type="spellStart"/>
      <w:r>
        <w:t>QueueManager</w:t>
      </w:r>
      <w:proofErr w:type="spellEnd"/>
      <w:r>
        <w:t xml:space="preserve"> will then compose a STATUS_RESPONSE message to send back to the requesting user tool.  The body of this message will contain the information described in </w:t>
      </w:r>
      <w:r>
        <w:fldChar w:fldCharType="begin"/>
      </w:r>
      <w:r>
        <w:instrText xml:space="preserve"> REF _Ref105816845 \h </w:instrText>
      </w:r>
      <w:r>
        <w:fldChar w:fldCharType="separate"/>
      </w:r>
      <w:r>
        <w:t>Table 6</w:t>
      </w:r>
      <w:r>
        <w:fldChar w:fldCharType="end"/>
      </w:r>
      <w:r>
        <w:t>.</w:t>
      </w:r>
    </w:p>
    <w:p w14:paraId="34E3F7AC" w14:textId="77777777" w:rsidR="00F42727" w:rsidRDefault="00F42727"/>
    <w:p w14:paraId="28A146F9" w14:textId="77777777" w:rsidR="00F42727" w:rsidRDefault="00F42727">
      <w:pPr>
        <w:pStyle w:val="Caption"/>
        <w:keepNext/>
        <w:rPr>
          <w:b w:val="0"/>
        </w:rPr>
      </w:pPr>
      <w:bookmarkStart w:id="1129" w:name="_Ref105816845"/>
      <w:r>
        <w:t xml:space="preserve">Table </w:t>
      </w:r>
      <w:fldSimple w:instr=" SEQ &quot;Table&quot; \*Arabic ">
        <w:r>
          <w:t>6</w:t>
        </w:r>
      </w:fldSimple>
      <w:bookmarkEnd w:id="1129"/>
      <w:r>
        <w:t xml:space="preserve"> - </w:t>
      </w:r>
      <w:r>
        <w:rPr>
          <w:b w:val="0"/>
        </w:rPr>
        <w:t xml:space="preserve">Contents of the </w:t>
      </w:r>
      <w:proofErr w:type="spellStart"/>
      <w:r>
        <w:rPr>
          <w:b w:val="0"/>
        </w:rPr>
        <w:t>QueueManager</w:t>
      </w:r>
      <w:proofErr w:type="spellEnd"/>
      <w:r>
        <w:rPr>
          <w:b w:val="0"/>
        </w:rPr>
        <w:t xml:space="preserve"> portion of the STATUS_RESPONSE message</w:t>
      </w:r>
    </w:p>
    <w:tbl>
      <w:tblPr>
        <w:tblW w:w="0" w:type="auto"/>
        <w:tblInd w:w="-30" w:type="dxa"/>
        <w:tblLayout w:type="fixed"/>
        <w:tblLook w:val="0000" w:firstRow="0" w:lastRow="0" w:firstColumn="0" w:lastColumn="0" w:noHBand="0" w:noVBand="0"/>
      </w:tblPr>
      <w:tblGrid>
        <w:gridCol w:w="2233"/>
        <w:gridCol w:w="8156"/>
      </w:tblGrid>
      <w:tr w:rsidR="00F42727" w14:paraId="55B24668" w14:textId="77777777">
        <w:trPr>
          <w:trHeight w:val="276"/>
        </w:trPr>
        <w:tc>
          <w:tcPr>
            <w:tcW w:w="2233" w:type="dxa"/>
            <w:vMerge w:val="restart"/>
            <w:tcBorders>
              <w:top w:val="single" w:sz="4" w:space="0" w:color="000000"/>
              <w:left w:val="single" w:sz="4" w:space="0" w:color="000000"/>
              <w:bottom w:val="single" w:sz="4" w:space="0" w:color="000000"/>
            </w:tcBorders>
          </w:tcPr>
          <w:p w14:paraId="4E2C964F" w14:textId="77777777" w:rsidR="00F42727" w:rsidRDefault="00F42727">
            <w:pPr>
              <w:snapToGrid w:val="0"/>
              <w:rPr>
                <w:b/>
              </w:rPr>
            </w:pPr>
            <w:r>
              <w:rPr>
                <w:b/>
              </w:rPr>
              <w:t>Body line number</w:t>
            </w:r>
          </w:p>
        </w:tc>
        <w:tc>
          <w:tcPr>
            <w:tcW w:w="8156" w:type="dxa"/>
            <w:vMerge w:val="restart"/>
            <w:tcBorders>
              <w:top w:val="single" w:sz="4" w:space="0" w:color="000000"/>
              <w:left w:val="single" w:sz="4" w:space="0" w:color="000000"/>
              <w:bottom w:val="single" w:sz="4" w:space="0" w:color="000000"/>
              <w:right w:val="single" w:sz="4" w:space="0" w:color="000000"/>
            </w:tcBorders>
          </w:tcPr>
          <w:p w14:paraId="1F8F40B6" w14:textId="77777777" w:rsidR="00F42727" w:rsidRDefault="00F42727">
            <w:pPr>
              <w:snapToGrid w:val="0"/>
              <w:rPr>
                <w:b/>
              </w:rPr>
            </w:pPr>
            <w:r>
              <w:rPr>
                <w:b/>
              </w:rPr>
              <w:t>Contents</w:t>
            </w:r>
          </w:p>
        </w:tc>
      </w:tr>
      <w:tr w:rsidR="00F42727" w14:paraId="0BE8AE3F" w14:textId="77777777">
        <w:trPr>
          <w:trHeight w:val="276"/>
        </w:trPr>
        <w:tc>
          <w:tcPr>
            <w:tcW w:w="2233" w:type="dxa"/>
            <w:vMerge w:val="restart"/>
            <w:tcBorders>
              <w:top w:val="single" w:sz="4" w:space="0" w:color="000000"/>
              <w:left w:val="single" w:sz="4" w:space="0" w:color="000000"/>
              <w:bottom w:val="single" w:sz="4" w:space="0" w:color="000000"/>
            </w:tcBorders>
          </w:tcPr>
          <w:p w14:paraId="3343D7C7" w14:textId="77777777" w:rsidR="00F42727" w:rsidRDefault="00F42727">
            <w:pPr>
              <w:snapToGrid w:val="0"/>
            </w:pPr>
            <w:r>
              <w:t>1</w:t>
            </w:r>
          </w:p>
        </w:tc>
        <w:tc>
          <w:tcPr>
            <w:tcW w:w="8156" w:type="dxa"/>
            <w:vMerge w:val="restart"/>
            <w:tcBorders>
              <w:top w:val="single" w:sz="4" w:space="0" w:color="000000"/>
              <w:left w:val="single" w:sz="4" w:space="0" w:color="000000"/>
              <w:bottom w:val="single" w:sz="4" w:space="0" w:color="000000"/>
              <w:right w:val="single" w:sz="4" w:space="0" w:color="000000"/>
            </w:tcBorders>
          </w:tcPr>
          <w:p w14:paraId="4CB9B885" w14:textId="77777777" w:rsidR="00F42727" w:rsidRDefault="00F42727">
            <w:pPr>
              <w:snapToGrid w:val="0"/>
            </w:pPr>
            <w:r>
              <w:t>Text string ‘</w:t>
            </w:r>
            <w:proofErr w:type="spellStart"/>
            <w:r>
              <w:t>QueueManager</w:t>
            </w:r>
            <w:proofErr w:type="spellEnd"/>
            <w:r>
              <w:t>’</w:t>
            </w:r>
          </w:p>
        </w:tc>
      </w:tr>
      <w:tr w:rsidR="00F42727" w14:paraId="1BDA8294" w14:textId="77777777">
        <w:trPr>
          <w:trHeight w:val="276"/>
        </w:trPr>
        <w:tc>
          <w:tcPr>
            <w:tcW w:w="2233" w:type="dxa"/>
            <w:vMerge w:val="restart"/>
            <w:tcBorders>
              <w:top w:val="single" w:sz="4" w:space="0" w:color="000000"/>
              <w:left w:val="single" w:sz="4" w:space="0" w:color="000000"/>
              <w:bottom w:val="single" w:sz="4" w:space="0" w:color="000000"/>
            </w:tcBorders>
          </w:tcPr>
          <w:p w14:paraId="787157E3" w14:textId="77777777" w:rsidR="00F42727" w:rsidRDefault="00F42727">
            <w:pPr>
              <w:snapToGrid w:val="0"/>
            </w:pPr>
            <w:r>
              <w:t>2</w:t>
            </w:r>
          </w:p>
        </w:tc>
        <w:tc>
          <w:tcPr>
            <w:tcW w:w="8156" w:type="dxa"/>
            <w:vMerge w:val="restart"/>
            <w:tcBorders>
              <w:top w:val="single" w:sz="4" w:space="0" w:color="000000"/>
              <w:left w:val="single" w:sz="4" w:space="0" w:color="000000"/>
              <w:bottom w:val="single" w:sz="4" w:space="0" w:color="000000"/>
              <w:right w:val="single" w:sz="4" w:space="0" w:color="000000"/>
            </w:tcBorders>
          </w:tcPr>
          <w:p w14:paraId="2F4597BA" w14:textId="77777777" w:rsidR="00F42727" w:rsidRDefault="00F42727">
            <w:pPr>
              <w:snapToGrid w:val="0"/>
            </w:pPr>
            <w:r>
              <w:t>Date &amp; time stamp of server start up</w:t>
            </w:r>
          </w:p>
        </w:tc>
      </w:tr>
      <w:tr w:rsidR="00F42727" w14:paraId="52FC9964" w14:textId="77777777">
        <w:trPr>
          <w:trHeight w:val="276"/>
        </w:trPr>
        <w:tc>
          <w:tcPr>
            <w:tcW w:w="2233" w:type="dxa"/>
            <w:vMerge w:val="restart"/>
            <w:tcBorders>
              <w:top w:val="single" w:sz="4" w:space="0" w:color="000000"/>
              <w:left w:val="single" w:sz="4" w:space="0" w:color="000000"/>
              <w:bottom w:val="single" w:sz="4" w:space="0" w:color="000000"/>
            </w:tcBorders>
          </w:tcPr>
          <w:p w14:paraId="28D03099" w14:textId="77777777" w:rsidR="00F42727" w:rsidRDefault="00F42727">
            <w:pPr>
              <w:snapToGrid w:val="0"/>
            </w:pPr>
            <w:r>
              <w:t>3</w:t>
            </w:r>
          </w:p>
        </w:tc>
        <w:tc>
          <w:tcPr>
            <w:tcW w:w="8156" w:type="dxa"/>
            <w:vMerge w:val="restart"/>
            <w:tcBorders>
              <w:top w:val="single" w:sz="4" w:space="0" w:color="000000"/>
              <w:left w:val="single" w:sz="4" w:space="0" w:color="000000"/>
              <w:bottom w:val="single" w:sz="4" w:space="0" w:color="000000"/>
              <w:right w:val="single" w:sz="4" w:space="0" w:color="000000"/>
            </w:tcBorders>
          </w:tcPr>
          <w:p w14:paraId="55E52656" w14:textId="77777777" w:rsidR="00F42727" w:rsidRDefault="00F42727">
            <w:pPr>
              <w:snapToGrid w:val="0"/>
            </w:pPr>
            <w:r>
              <w:t xml:space="preserve">Total time alive in </w:t>
            </w:r>
            <w:proofErr w:type="gramStart"/>
            <w:r>
              <w:t>HH:MM::</w:t>
            </w:r>
            <w:proofErr w:type="gramEnd"/>
            <w:r>
              <w:t>SS format</w:t>
            </w:r>
          </w:p>
        </w:tc>
      </w:tr>
      <w:tr w:rsidR="00F42727" w14:paraId="560331BD" w14:textId="77777777">
        <w:trPr>
          <w:trHeight w:val="276"/>
        </w:trPr>
        <w:tc>
          <w:tcPr>
            <w:tcW w:w="2233" w:type="dxa"/>
            <w:vMerge w:val="restart"/>
            <w:tcBorders>
              <w:top w:val="single" w:sz="4" w:space="0" w:color="000000"/>
              <w:left w:val="single" w:sz="4" w:space="0" w:color="000000"/>
              <w:bottom w:val="single" w:sz="4" w:space="0" w:color="000000"/>
            </w:tcBorders>
          </w:tcPr>
          <w:p w14:paraId="3F957D9A" w14:textId="77777777" w:rsidR="00F42727" w:rsidRDefault="00F42727">
            <w:pPr>
              <w:snapToGrid w:val="0"/>
            </w:pPr>
            <w:r>
              <w:t>4</w:t>
            </w:r>
          </w:p>
        </w:tc>
        <w:tc>
          <w:tcPr>
            <w:tcW w:w="8156" w:type="dxa"/>
            <w:vMerge w:val="restart"/>
            <w:tcBorders>
              <w:top w:val="single" w:sz="4" w:space="0" w:color="000000"/>
              <w:left w:val="single" w:sz="4" w:space="0" w:color="000000"/>
              <w:bottom w:val="single" w:sz="4" w:space="0" w:color="000000"/>
              <w:right w:val="single" w:sz="4" w:space="0" w:color="000000"/>
            </w:tcBorders>
          </w:tcPr>
          <w:p w14:paraId="6500427A" w14:textId="77777777" w:rsidR="00F42727" w:rsidRDefault="00F42727">
            <w:pPr>
              <w:snapToGrid w:val="0"/>
            </w:pPr>
            <w:r>
              <w:t>Number of queries completed in ‘%</w:t>
            </w:r>
            <w:proofErr w:type="gramStart"/>
            <w:r>
              <w:t>d  %d  %d  %</w:t>
            </w:r>
            <w:proofErr w:type="gramEnd"/>
            <w:r>
              <w:t>d’ format where the first number is the total and the other three are the counts for the individual priority queues.</w:t>
            </w:r>
          </w:p>
        </w:tc>
      </w:tr>
      <w:tr w:rsidR="00F42727" w14:paraId="49E20ACC" w14:textId="77777777">
        <w:trPr>
          <w:trHeight w:val="276"/>
        </w:trPr>
        <w:tc>
          <w:tcPr>
            <w:tcW w:w="2233" w:type="dxa"/>
            <w:vMerge w:val="restart"/>
            <w:tcBorders>
              <w:top w:val="single" w:sz="4" w:space="0" w:color="000000"/>
              <w:left w:val="single" w:sz="4" w:space="0" w:color="000000"/>
              <w:bottom w:val="single" w:sz="4" w:space="0" w:color="000000"/>
            </w:tcBorders>
          </w:tcPr>
          <w:p w14:paraId="5397FD52" w14:textId="77777777" w:rsidR="00F42727" w:rsidRDefault="00F42727">
            <w:pPr>
              <w:snapToGrid w:val="0"/>
            </w:pPr>
            <w:r>
              <w:t>5</w:t>
            </w:r>
          </w:p>
        </w:tc>
        <w:tc>
          <w:tcPr>
            <w:tcW w:w="8156" w:type="dxa"/>
            <w:vMerge w:val="restart"/>
            <w:tcBorders>
              <w:top w:val="single" w:sz="4" w:space="0" w:color="000000"/>
              <w:left w:val="single" w:sz="4" w:space="0" w:color="000000"/>
              <w:bottom w:val="single" w:sz="4" w:space="0" w:color="000000"/>
              <w:right w:val="single" w:sz="4" w:space="0" w:color="000000"/>
            </w:tcBorders>
          </w:tcPr>
          <w:p w14:paraId="08DE0E94" w14:textId="77777777" w:rsidR="00F42727" w:rsidRDefault="00F42727">
            <w:pPr>
              <w:snapToGrid w:val="0"/>
            </w:pPr>
            <w:r>
              <w:t>Average time (in seconds) per query in “%</w:t>
            </w:r>
            <w:proofErr w:type="gramStart"/>
            <w:r>
              <w:t>f  %f  %</w:t>
            </w:r>
            <w:proofErr w:type="gramEnd"/>
            <w:r>
              <w:t xml:space="preserve">f’ format, one </w:t>
            </w:r>
            <w:ins w:id="1130" w:author="Tom Stephens" w:date="2011-12-08T16:50:00Z">
              <w:r w:rsidR="002F314C">
                <w:t xml:space="preserve">per </w:t>
              </w:r>
            </w:ins>
            <w:r>
              <w:t>queue</w:t>
            </w:r>
          </w:p>
        </w:tc>
      </w:tr>
      <w:tr w:rsidR="00F42727" w14:paraId="5DA744E2" w14:textId="77777777">
        <w:trPr>
          <w:trHeight w:val="276"/>
        </w:trPr>
        <w:tc>
          <w:tcPr>
            <w:tcW w:w="2233" w:type="dxa"/>
            <w:vMerge w:val="restart"/>
            <w:tcBorders>
              <w:top w:val="single" w:sz="4" w:space="0" w:color="000000"/>
              <w:left w:val="single" w:sz="4" w:space="0" w:color="000000"/>
              <w:bottom w:val="single" w:sz="4" w:space="0" w:color="000000"/>
            </w:tcBorders>
          </w:tcPr>
          <w:p w14:paraId="7FC51570" w14:textId="77777777" w:rsidR="00F42727" w:rsidRDefault="00F42727">
            <w:pPr>
              <w:snapToGrid w:val="0"/>
            </w:pPr>
            <w:r>
              <w:t>6</w:t>
            </w:r>
          </w:p>
        </w:tc>
        <w:tc>
          <w:tcPr>
            <w:tcW w:w="8156" w:type="dxa"/>
            <w:vMerge w:val="restart"/>
            <w:tcBorders>
              <w:top w:val="single" w:sz="4" w:space="0" w:color="000000"/>
              <w:left w:val="single" w:sz="4" w:space="0" w:color="000000"/>
              <w:bottom w:val="single" w:sz="4" w:space="0" w:color="000000"/>
              <w:right w:val="single" w:sz="4" w:space="0" w:color="000000"/>
            </w:tcBorders>
          </w:tcPr>
          <w:p w14:paraId="46D46804" w14:textId="77777777" w:rsidR="00F42727" w:rsidRDefault="00F42727">
            <w:pPr>
              <w:snapToGrid w:val="0"/>
            </w:pPr>
            <w:r>
              <w:t xml:space="preserve">Number of currently open queries </w:t>
            </w:r>
            <w:proofErr w:type="gramStart"/>
            <w:r>
              <w:t>in ‘%d  %d  %d  %</w:t>
            </w:r>
            <w:proofErr w:type="gramEnd"/>
            <w:r>
              <w:t>d’ format where the first number is the total and the other three are the counts for the individual priority queues.</w:t>
            </w:r>
          </w:p>
        </w:tc>
      </w:tr>
    </w:tbl>
    <w:p w14:paraId="750A6D5C" w14:textId="77777777" w:rsidR="00F42727" w:rsidRDefault="00F42727"/>
    <w:p w14:paraId="2C126BC4" w14:textId="77777777" w:rsidR="00F42727" w:rsidRDefault="00F42727">
      <w:r>
        <w:tab/>
        <w:t xml:space="preserve">The </w:t>
      </w:r>
      <w:proofErr w:type="spellStart"/>
      <w:r>
        <w:t>QueueManager</w:t>
      </w:r>
      <w:proofErr w:type="spellEnd"/>
      <w:r>
        <w:t xml:space="preserve"> will then wait for the STATUS_RESPONSE messages from each of the database servers.  The body of these messages (see section </w:t>
      </w:r>
      <w:r>
        <w:fldChar w:fldCharType="begin"/>
      </w:r>
      <w:r>
        <w:instrText xml:space="preserve"> REF _Ref106185094 \n \h </w:instrText>
      </w:r>
      <w:r>
        <w:fldChar w:fldCharType="separate"/>
      </w:r>
      <w:r>
        <w:t>7.3.1.4.8.2</w:t>
      </w:r>
      <w:r>
        <w:fldChar w:fldCharType="end"/>
      </w:r>
      <w:r>
        <w:t xml:space="preserve"> below) will be added to the STATUS_REPONSE message containing the </w:t>
      </w:r>
      <w:proofErr w:type="spellStart"/>
      <w:r>
        <w:t>QueueManager’s</w:t>
      </w:r>
      <w:proofErr w:type="spellEnd"/>
      <w:r>
        <w:t xml:space="preserve"> status in the following order:</w:t>
      </w:r>
    </w:p>
    <w:p w14:paraId="59BD1618" w14:textId="77777777" w:rsidR="00F42727" w:rsidRDefault="00F42727">
      <w:pPr>
        <w:numPr>
          <w:ilvl w:val="0"/>
          <w:numId w:val="3"/>
          <w:numberingChange w:id="1131" w:author="Tom Stephens" w:date="2011-12-07T12:44:00Z" w:original="%1:1:0:."/>
        </w:numPr>
      </w:pPr>
      <w:r>
        <w:t>Event database status</w:t>
      </w:r>
    </w:p>
    <w:p w14:paraId="46057308" w14:textId="77777777" w:rsidR="00F42727" w:rsidRDefault="00F42727">
      <w:pPr>
        <w:numPr>
          <w:ilvl w:val="0"/>
          <w:numId w:val="3"/>
          <w:numberingChange w:id="1132" w:author="Tom Stephens" w:date="2011-12-07T12:44:00Z" w:original="%1:2:0:."/>
        </w:numPr>
      </w:pPr>
      <w:r>
        <w:t>Photon database status</w:t>
      </w:r>
    </w:p>
    <w:p w14:paraId="5A1ACB5A" w14:textId="77777777" w:rsidR="00F42727" w:rsidRDefault="00F42727">
      <w:pPr>
        <w:numPr>
          <w:ilvl w:val="0"/>
          <w:numId w:val="3"/>
          <w:numberingChange w:id="1133" w:author="Tom Stephens" w:date="2011-12-07T12:44:00Z" w:original="%1:3:0:."/>
        </w:numPr>
      </w:pPr>
      <w:r>
        <w:t>Spacecraft database status</w:t>
      </w:r>
    </w:p>
    <w:p w14:paraId="50F8268B" w14:textId="77777777" w:rsidR="00F42727" w:rsidRDefault="00F42727">
      <w:r>
        <w:t xml:space="preserve">If any of the above servers are not connected at the time the STATUS message is received, the </w:t>
      </w:r>
      <w:proofErr w:type="spellStart"/>
      <w:r>
        <w:t>QueueManager</w:t>
      </w:r>
      <w:proofErr w:type="spellEnd"/>
      <w:r>
        <w:t xml:space="preserve"> will add two lines to the body of the message in place of the status report.  The first line will be the name of the server (i.e.  ‘Event’, ‘Photon’ or ‘Spacecraft’) and the second will be the text string ‘Not Connected’.</w:t>
      </w:r>
    </w:p>
    <w:p w14:paraId="5AEB7D15" w14:textId="77777777" w:rsidR="00F42727" w:rsidRDefault="00F42727">
      <w:r>
        <w:tab/>
        <w:t>Once the STATUS_RESPONSE messages from all the servers have been received and the final response message has been composed, it is sent back to the user tool that requested the status report.</w:t>
      </w:r>
    </w:p>
    <w:p w14:paraId="172A7FA0" w14:textId="77777777" w:rsidR="00F42727" w:rsidRDefault="00F42727"/>
    <w:p w14:paraId="546ECD4E" w14:textId="77777777" w:rsidR="00F42727" w:rsidRDefault="00F42727">
      <w:pPr>
        <w:pStyle w:val="Heading2"/>
        <w:numPr>
          <w:numberingChange w:id="1134" w:author="Tom Stephens" w:date="2011-12-07T12:44:00Z" w:original="%1:7:0:.%2:3:0:"/>
        </w:numPr>
      </w:pPr>
      <w:bookmarkStart w:id="1135" w:name="_toc1926"/>
      <w:bookmarkEnd w:id="1135"/>
      <w:r>
        <w:t>Database Server</w:t>
      </w:r>
    </w:p>
    <w:p w14:paraId="39C6FB4F" w14:textId="77777777" w:rsidR="00F42727" w:rsidRDefault="00F42727">
      <w:r>
        <w:tab/>
        <w:t xml:space="preserve">The database servers for each of the databases are based on the same core software design regardless of the type of data that the database handles.  In this section we describe the </w:t>
      </w:r>
      <w:r>
        <w:lastRenderedPageBreak/>
        <w:t>design of this system as it applies to all three servers and note the unique differences where they occur.</w:t>
      </w:r>
    </w:p>
    <w:p w14:paraId="21A3D49A" w14:textId="77777777" w:rsidR="00F42727" w:rsidRDefault="00F42727">
      <w:r>
        <w:tab/>
        <w:t xml:space="preserve">Each server consists of two main components, a control node and one or more search nodes.  The system is designed to run on a Linux Beowulf cluster with the control </w:t>
      </w:r>
      <w:proofErr w:type="gramStart"/>
      <w:r>
        <w:t>node process</w:t>
      </w:r>
      <w:proofErr w:type="gramEnd"/>
      <w:r>
        <w:t xml:space="preserve"> running on the cluster’s head node and the search node processes running on the compute nodes of the cluster.  The following subsections describe the operation of these components.</w:t>
      </w:r>
    </w:p>
    <w:p w14:paraId="251FD5B0" w14:textId="77777777" w:rsidR="00F42727" w:rsidRDefault="00F42727">
      <w:pPr>
        <w:pStyle w:val="Heading3"/>
        <w:numPr>
          <w:numberingChange w:id="1136" w:author="Tom Stephens" w:date="2011-12-07T12:44:00Z" w:original="%1:7:0:.%2:3:0:.%3:1:0:"/>
        </w:numPr>
      </w:pPr>
      <w:bookmarkStart w:id="1137" w:name="_toc1929"/>
      <w:bookmarkStart w:id="1138" w:name="_Ref105394879"/>
      <w:bookmarkStart w:id="1139" w:name="_Ref105394904"/>
      <w:bookmarkEnd w:id="1137"/>
      <w:r>
        <w:t>Control Node</w:t>
      </w:r>
      <w:bookmarkEnd w:id="1138"/>
      <w:bookmarkEnd w:id="1139"/>
    </w:p>
    <w:p w14:paraId="51558E30" w14:textId="77777777" w:rsidR="00F42727" w:rsidRDefault="00F42727">
      <w:r>
        <w:tab/>
        <w:t xml:space="preserve">The control node is the interface between the </w:t>
      </w:r>
      <w:proofErr w:type="spellStart"/>
      <w:r>
        <w:t>QueueManager</w:t>
      </w:r>
      <w:proofErr w:type="spellEnd"/>
      <w:r>
        <w:t xml:space="preserve"> and the search nodes and is primarily responsible for scheduling the execution of the queries in the query queues.  It maintains the query queues and implements the queue priority policies described in section </w:t>
      </w:r>
      <w:r>
        <w:fldChar w:fldCharType="begin"/>
      </w:r>
      <w:r>
        <w:instrText xml:space="preserve"> REF _Ref105561439 \n \h </w:instrText>
      </w:r>
      <w:r>
        <w:fldChar w:fldCharType="separate"/>
      </w:r>
      <w:r>
        <w:t>6</w:t>
      </w:r>
      <w:r>
        <w:fldChar w:fldCharType="end"/>
      </w:r>
      <w:ins w:id="1140" w:author="Tom Stephens" w:date="2011-12-08T16:53:00Z">
        <w:r w:rsidR="002F314C">
          <w:t xml:space="preserve"> </w:t>
        </w:r>
      </w:ins>
      <w:r>
        <w:fldChar w:fldCharType="begin"/>
      </w:r>
      <w:r>
        <w:instrText xml:space="preserve"> REF _Ref105561439 \p \h </w:instrText>
      </w:r>
      <w:r>
        <w:fldChar w:fldCharType="separate"/>
      </w:r>
      <w:r>
        <w:t>above</w:t>
      </w:r>
      <w:r>
        <w:fldChar w:fldCharType="end"/>
      </w:r>
      <w:r>
        <w:t>.  The control node monitors the status of the search nodes connected to the system and is responsible for distributing the query processing among these nodes.</w:t>
      </w:r>
    </w:p>
    <w:p w14:paraId="5A3CABB1" w14:textId="77777777" w:rsidR="00F42727" w:rsidRDefault="00F42727">
      <w:r>
        <w:tab/>
        <w:t xml:space="preserve">The control node maintains an internal metadata table with information on all the internal data files </w:t>
      </w:r>
      <w:proofErr w:type="gramStart"/>
      <w:r>
        <w:t>use</w:t>
      </w:r>
      <w:proofErr w:type="gramEnd"/>
      <w:r>
        <w:t xml:space="preserve"> by the database system.  It uses this information to determine the files needed to complete a query and to make an estimate of the time needed to complete the query.</w:t>
      </w:r>
    </w:p>
    <w:p w14:paraId="6493807D" w14:textId="77777777" w:rsidR="00F42727" w:rsidRDefault="00F42727">
      <w:r>
        <w:tab/>
        <w:t xml:space="preserve">The control node is implemented as a single compiled C++ program that communicates with the other elements via TCP/IP sockets and maintains metadata in a MySQL database.  The following subsections describe the various aspects of the control node’s operation.  </w:t>
      </w:r>
    </w:p>
    <w:p w14:paraId="09B5176D" w14:textId="77777777" w:rsidR="00F42727" w:rsidRDefault="00F42727">
      <w:pPr>
        <w:pStyle w:val="Heading4"/>
        <w:numPr>
          <w:numberingChange w:id="1141" w:author="Tom Stephens" w:date="2011-12-07T12:44:00Z" w:original="%1:7:0:.%2:3:0:.%3:1:0:.%4:1:0:"/>
        </w:numPr>
      </w:pPr>
      <w:bookmarkStart w:id="1142" w:name="_toc1933"/>
      <w:bookmarkEnd w:id="1142"/>
      <w:r>
        <w:t>General Program Flow</w:t>
      </w:r>
    </w:p>
    <w:p w14:paraId="0350662D" w14:textId="77777777" w:rsidR="00F42727" w:rsidRDefault="00F42727">
      <w:r>
        <w:tab/>
        <w:t xml:space="preserve">The basic program flow of the control node is nearly identical to that of the </w:t>
      </w:r>
      <w:proofErr w:type="spellStart"/>
      <w:r>
        <w:t>QueueManager</w:t>
      </w:r>
      <w:proofErr w:type="spellEnd"/>
      <w:r>
        <w:t xml:space="preserve"> and is depicted in </w:t>
      </w:r>
      <w:r>
        <w:fldChar w:fldCharType="begin"/>
      </w:r>
      <w:r>
        <w:instrText xml:space="preserve"> REF _Ref105992186 \h </w:instrText>
      </w:r>
      <w:r>
        <w:fldChar w:fldCharType="separate"/>
      </w:r>
      <w:r>
        <w:t>Error: Reference source not found</w:t>
      </w:r>
      <w:r>
        <w:fldChar w:fldCharType="end"/>
      </w:r>
      <w:r>
        <w:t xml:space="preserve">.  The control node process starts by reading the configuration information from its configuration file.  The data in the configuration file </w:t>
      </w:r>
      <w:proofErr w:type="gramStart"/>
      <w:r>
        <w:t>inform</w:t>
      </w:r>
      <w:proofErr w:type="gramEnd"/>
      <w:r>
        <w:t xml:space="preserve"> the process of what port to listen </w:t>
      </w:r>
      <w:proofErr w:type="gramStart"/>
      <w:r>
        <w:t>on</w:t>
      </w:r>
      <w:proofErr w:type="gramEnd"/>
      <w:r>
        <w:t xml:space="preserve"> for connections, where the data is located, the location of the MySQL database tables and the type of data the node will be processing (event, photon, or spacecraft).</w:t>
      </w:r>
    </w:p>
    <w:p w14:paraId="3E6C7AF4" w14:textId="77777777" w:rsidR="00F42727" w:rsidRDefault="00F42727">
      <w:r>
        <w:tab/>
        <w:t xml:space="preserve">After the configuration information has been loaded, the control node will then connect to the </w:t>
      </w:r>
      <w:ins w:id="1143" w:author="Tom Stephens" w:date="2011-12-08T16:55:00Z">
        <w:r w:rsidR="002F314C">
          <w:t xml:space="preserve">MySQL </w:t>
        </w:r>
      </w:ins>
      <w:r>
        <w:t>database and read in the metadata for the internal data files for that server.  This information is used to populate an internal metadata table that will be used during query processing.  Once the file metadata has been loaded, the control node then queries the database for the query metadata of all the uncompleted queries.  These queries are loaded into their appropriate query queues and processing of the queries will start as soon as there are search nodes connected to the system.</w:t>
      </w:r>
    </w:p>
    <w:p w14:paraId="62B5BBBB" w14:textId="77777777" w:rsidR="00F42727" w:rsidRDefault="00F42727">
      <w:pPr>
        <w:rPr>
          <w:ins w:id="1144" w:author="Tom Stephens" w:date="2011-12-08T16:55:00Z"/>
        </w:rPr>
      </w:pPr>
      <w:r>
        <w:tab/>
        <w:t xml:space="preserve">At this point the control node process enters a loop where it waits for connections from the search nodes and </w:t>
      </w:r>
      <w:proofErr w:type="spellStart"/>
      <w:r>
        <w:t>QueueManager</w:t>
      </w:r>
      <w:proofErr w:type="spellEnd"/>
      <w:r>
        <w:t xml:space="preserve"> to be established, messages to be received on established connections</w:t>
      </w:r>
      <w:ins w:id="1145" w:author="Tom Stephens" w:date="2011-12-08T16:56:00Z">
        <w:r w:rsidR="00C71C45">
          <w:t>,</w:t>
        </w:r>
      </w:ins>
      <w:r>
        <w:t xml:space="preserve"> and starts queries that are pending.  First the control node waits for one of its open sockets to show activity or the wait timer to expire.  If it is the listen port that triggered, the new connection will be established and the connection added to its list of open connections.  For all other connections that trigger, the received message will be read and processed.  Once all the new messages have been read, the control node then checks to see if there are any queries to process.</w:t>
      </w:r>
    </w:p>
    <w:p w14:paraId="70EFE4A6" w14:textId="77777777" w:rsidR="002F314C" w:rsidRDefault="002F314C">
      <w:pPr>
        <w:numPr>
          <w:ins w:id="1146" w:author="Tom Stephens" w:date="2011-12-08T16:55:00Z"/>
        </w:numPr>
      </w:pPr>
    </w:p>
    <w:p w14:paraId="3E23ADD7" w14:textId="77777777" w:rsidR="00F42727" w:rsidRDefault="00000000">
      <w:pPr>
        <w:pStyle w:val="Caption"/>
        <w:keepLines/>
        <w:rPr>
          <w:b w:val="0"/>
        </w:rPr>
      </w:pPr>
      <w:r>
        <w:pict w14:anchorId="07F16AF2">
          <v:shape id="_x0000_s2064" type="#_x0000_t75" style="position:absolute;margin-left:0;margin-top:1819.55pt;width:434.7pt;height:512.7pt;z-index:14;mso-wrap-distance-left:9.05pt;mso-wrap-distance-right:9.05pt;mso-position-horizontal:center;mso-position-horizontal-relative:margin;mso-position-vertical-relative:line" filled="t">
            <v:fill color2="black"/>
            <v:imagedata r:id="rId144" o:title=""/>
            <w10:wrap type="square" anchorx="margin"/>
          </v:shape>
        </w:pict>
      </w:r>
      <w:r w:rsidR="00F42727">
        <w:t xml:space="preserve"> Figure </w:t>
      </w:r>
      <w:fldSimple w:instr=" SEQ &quot;Figure&quot; \*Arabic ">
        <w:r w:rsidR="00F42727">
          <w:t>8</w:t>
        </w:r>
      </w:fldSimple>
      <w:r w:rsidR="00F42727">
        <w:t xml:space="preserve">- </w:t>
      </w:r>
      <w:r w:rsidR="00F42727">
        <w:rPr>
          <w:b w:val="0"/>
        </w:rPr>
        <w:t>Basic program flow for the control node process of the database system</w:t>
      </w:r>
    </w:p>
    <w:p w14:paraId="79D0DC8E" w14:textId="77777777" w:rsidR="00F42727" w:rsidRDefault="00F42727"/>
    <w:p w14:paraId="5CAA306A" w14:textId="77777777" w:rsidR="00F42727" w:rsidRDefault="00F42727">
      <w:r>
        <w:lastRenderedPageBreak/>
        <w:tab/>
        <w:t xml:space="preserve">If the queues are empty of pending queries or all the search nodes are busy, the program just goes back to waiting for the sockets to trigger.  If there are available search nodes and the queues are not empty, the control node will determine which query to process next and launch that query on the appropriate number of search nodes.  If there are more pending queries and open search nodes the control node process sets a short (less than 1 second) timer and goes back to waiting for the sockets to trigger.  If there are pending queries, then the timer will likely expire before another message arrives at which point the control node will simply start the next query.  If the search nodes are all busy or the queues contain </w:t>
      </w:r>
      <w:proofErr w:type="gramStart"/>
      <w:r>
        <w:t>not pending</w:t>
      </w:r>
      <w:proofErr w:type="gramEnd"/>
      <w:r>
        <w:t xml:space="preserve"> queries, no timer will be </w:t>
      </w:r>
      <w:proofErr w:type="gramStart"/>
      <w:r>
        <w:t>set</w:t>
      </w:r>
      <w:proofErr w:type="gramEnd"/>
      <w:r>
        <w:t xml:space="preserve"> and the control node will simply wait for a trigger on one of the sockets.  The process of starting a new query is described in greater detail in section</w:t>
      </w:r>
      <w:ins w:id="1147" w:author="Tom Stephens" w:date="2011-12-08T16:57:00Z">
        <w:r w:rsidR="00C71C45">
          <w:t xml:space="preserve"> </w:t>
        </w:r>
      </w:ins>
      <w:r>
        <w:fldChar w:fldCharType="begin"/>
      </w:r>
      <w:r>
        <w:instrText xml:space="preserve"> REF _Ref107391110 \n \h </w:instrText>
      </w:r>
      <w:r>
        <w:fldChar w:fldCharType="separate"/>
      </w:r>
      <w:r>
        <w:t>7.3.1.3</w:t>
      </w:r>
      <w:r>
        <w:fldChar w:fldCharType="end"/>
      </w:r>
      <w:r>
        <w:t xml:space="preserve"> below.</w:t>
      </w:r>
    </w:p>
    <w:p w14:paraId="08104407" w14:textId="77777777" w:rsidR="00F42727" w:rsidRDefault="00F42727">
      <w:r>
        <w:tab/>
        <w:t>If a PROGRAM_</w:t>
      </w:r>
      <w:proofErr w:type="gramStart"/>
      <w:r>
        <w:t>CONTROL:SHUTDOWN</w:t>
      </w:r>
      <w:proofErr w:type="gramEnd"/>
      <w:r>
        <w:t xml:space="preserve"> message is received, the control node will shut down as soon as all currently processing queries are completed.</w:t>
      </w:r>
    </w:p>
    <w:p w14:paraId="730E7B22" w14:textId="77777777" w:rsidR="00F42727" w:rsidRDefault="00F42727">
      <w:pPr>
        <w:pStyle w:val="Heading4"/>
        <w:numPr>
          <w:numberingChange w:id="1148" w:author="Tom Stephens" w:date="2011-12-07T12:44:00Z" w:original="%1:7:0:.%2:3:0:.%3:1:0:.%4:2:0:"/>
        </w:numPr>
      </w:pPr>
      <w:bookmarkStart w:id="1149" w:name="_toc1941"/>
      <w:bookmarkEnd w:id="1149"/>
      <w:r>
        <w:t>Internal Metadata Tables</w:t>
      </w:r>
    </w:p>
    <w:p w14:paraId="0D96C935" w14:textId="77777777" w:rsidR="00F42727" w:rsidRDefault="00F42727">
      <w:r>
        <w:tab/>
        <w:t>The control node maintains three important internal metadata tables.  The first contains information about the time bins the data has been partitioned into.  The second contains information on all the internal data files.  The final table contains status information on all the search nodes connected to the database system.  The details of these tables are described in the following subsections.</w:t>
      </w:r>
    </w:p>
    <w:p w14:paraId="6CB1A17C" w14:textId="77777777" w:rsidR="00F42727" w:rsidRDefault="00F42727">
      <w:pPr>
        <w:pStyle w:val="Heading5"/>
        <w:numPr>
          <w:numberingChange w:id="1150" w:author="Tom Stephens" w:date="2011-12-07T12:44:00Z" w:original="%1:7:0:.%2:3:0:.%3:1:0:.%4:2:0:.%5:1:0:"/>
        </w:numPr>
      </w:pPr>
      <w:bookmarkStart w:id="1151" w:name="_toc1943"/>
      <w:bookmarkEnd w:id="1151"/>
      <w:r>
        <w:t>Time Metadata</w:t>
      </w:r>
    </w:p>
    <w:p w14:paraId="758D0AD4" w14:textId="77777777" w:rsidR="00F42727" w:rsidRDefault="00F42727">
      <w:r>
        <w:tab/>
        <w:t>This table holds information about the various time ranges the data has been partitioned into.  Each entry contains the following information:</w:t>
      </w:r>
    </w:p>
    <w:p w14:paraId="3EE55FBA" w14:textId="77777777" w:rsidR="00F42727" w:rsidRDefault="00F42727">
      <w:pPr>
        <w:numPr>
          <w:ilvl w:val="0"/>
          <w:numId w:val="10"/>
          <w:numberingChange w:id="1152" w:author="Tom Stephens" w:date="2011-12-07T12:44:00Z" w:original=""/>
        </w:numPr>
      </w:pPr>
      <w:del w:id="1153" w:author="Tom Stephens" w:date="2011-12-20T12:31:00Z">
        <w:r w:rsidDel="00004866">
          <w:delText xml:space="preserve">The start time of the interval encoded as a %13.3f </w:delText>
        </w:r>
      </w:del>
      <w:ins w:id="1154" w:author="Tom Stephens" w:date="2011-12-20T12:31:00Z">
        <w:r w:rsidR="00004866">
          <w:t xml:space="preserve">A </w:t>
        </w:r>
      </w:ins>
      <w:r>
        <w:t>string that is used as the beginning of the internal data file filename.</w:t>
      </w:r>
    </w:p>
    <w:p w14:paraId="00962E07" w14:textId="77777777" w:rsidR="00F42727" w:rsidRDefault="00F42727">
      <w:pPr>
        <w:numPr>
          <w:ilvl w:val="0"/>
          <w:numId w:val="10"/>
          <w:numberingChange w:id="1155" w:author="Tom Stephens" w:date="2011-12-07T12:44:00Z" w:original=""/>
        </w:numPr>
      </w:pPr>
      <w:r>
        <w:t>The start and stop time of the file.</w:t>
      </w:r>
    </w:p>
    <w:p w14:paraId="1C7072A6" w14:textId="77777777" w:rsidR="00F42727" w:rsidRDefault="00F42727">
      <w:pPr>
        <w:numPr>
          <w:ilvl w:val="0"/>
          <w:numId w:val="10"/>
          <w:numberingChange w:id="1156" w:author="Tom Stephens" w:date="2011-12-07T12:44:00Z" w:original=""/>
        </w:numPr>
      </w:pPr>
      <w:r>
        <w:t xml:space="preserve">A string containing the version number of the files in that time interval.  This value is appended to the end of the filename after the HTM pixel name and before the </w:t>
      </w:r>
      <w:proofErr w:type="gramStart"/>
      <w:r>
        <w:t>‘.fits</w:t>
      </w:r>
      <w:proofErr w:type="gramEnd"/>
      <w:r>
        <w:t>’ extension.</w:t>
      </w:r>
    </w:p>
    <w:p w14:paraId="20EB1550" w14:textId="77777777" w:rsidR="00F42727" w:rsidRDefault="00F42727">
      <w:pPr>
        <w:pStyle w:val="Heading5"/>
        <w:numPr>
          <w:numberingChange w:id="1157" w:author="Tom Stephens" w:date="2011-12-07T12:44:00Z" w:original="%1:7:0:.%2:3:0:.%3:1:0:.%4:2:0:.%5:2:0:"/>
        </w:numPr>
      </w:pPr>
      <w:bookmarkStart w:id="1158" w:name="_toc1948"/>
      <w:bookmarkEnd w:id="1158"/>
      <w:r>
        <w:t>File Metadata</w:t>
      </w:r>
    </w:p>
    <w:p w14:paraId="759D5638" w14:textId="77777777" w:rsidR="00F42727" w:rsidRDefault="00F42727">
      <w:r>
        <w:tab/>
        <w:t>This table holds information about the size and contents of the internal data files.  It is indexed by the filename and contains, for each entry, the following information:</w:t>
      </w:r>
    </w:p>
    <w:p w14:paraId="300194B9" w14:textId="77777777" w:rsidR="00F42727" w:rsidRDefault="00F42727">
      <w:pPr>
        <w:numPr>
          <w:ilvl w:val="0"/>
          <w:numId w:val="11"/>
          <w:numberingChange w:id="1159" w:author="Tom Stephens" w:date="2011-12-07T12:44:00Z" w:original=""/>
        </w:numPr>
      </w:pPr>
      <w:r>
        <w:t>Number of events contained in the data file.</w:t>
      </w:r>
    </w:p>
    <w:p w14:paraId="47B34E81" w14:textId="77777777" w:rsidR="00F42727" w:rsidRDefault="00F42727">
      <w:pPr>
        <w:numPr>
          <w:ilvl w:val="0"/>
          <w:numId w:val="11"/>
          <w:numberingChange w:id="1160" w:author="Tom Stephens" w:date="2011-12-07T12:44:00Z" w:original=""/>
        </w:numPr>
      </w:pPr>
      <w:r>
        <w:t>The start and stop time of the data in the file.</w:t>
      </w:r>
    </w:p>
    <w:p w14:paraId="44D787C6" w14:textId="77777777" w:rsidR="00F42727" w:rsidRDefault="00F42727">
      <w:pPr>
        <w:pStyle w:val="Heading5"/>
        <w:numPr>
          <w:numberingChange w:id="1161" w:author="Tom Stephens" w:date="2011-12-07T12:44:00Z" w:original="%1:7:0:.%2:3:0:.%3:1:0:.%4:2:0:.%5:3:0:"/>
        </w:numPr>
      </w:pPr>
      <w:bookmarkStart w:id="1162" w:name="_toc1952"/>
      <w:bookmarkEnd w:id="1162"/>
      <w:proofErr w:type="gramStart"/>
      <w:r>
        <w:t>Search</w:t>
      </w:r>
      <w:proofErr w:type="gramEnd"/>
      <w:r>
        <w:t xml:space="preserve"> node status metadata</w:t>
      </w:r>
    </w:p>
    <w:p w14:paraId="1B8099C3" w14:textId="77777777" w:rsidR="00F42727" w:rsidRDefault="00F42727">
      <w:r>
        <w:tab/>
        <w:t>This holds information about the search nodes that are connected to the system.  It is indexed by the socket number the search node is connected to and holds the following information:</w:t>
      </w:r>
    </w:p>
    <w:p w14:paraId="2F9797B8" w14:textId="77777777" w:rsidR="00F42727" w:rsidRDefault="00F42727">
      <w:pPr>
        <w:numPr>
          <w:ilvl w:val="0"/>
          <w:numId w:val="2"/>
          <w:numberingChange w:id="1163" w:author="Tom Stephens" w:date="2011-12-07T12:44:00Z" w:original=""/>
        </w:numPr>
      </w:pPr>
      <w:r>
        <w:t>Node identifier</w:t>
      </w:r>
    </w:p>
    <w:p w14:paraId="65A44B6D" w14:textId="77777777" w:rsidR="00F42727" w:rsidRDefault="00F42727">
      <w:pPr>
        <w:numPr>
          <w:ilvl w:val="0"/>
          <w:numId w:val="2"/>
          <w:numberingChange w:id="1164" w:author="Tom Stephens" w:date="2011-12-07T12:44:00Z" w:original=""/>
        </w:numPr>
      </w:pPr>
      <w:r>
        <w:t>Date connected</w:t>
      </w:r>
    </w:p>
    <w:p w14:paraId="6AEE8FC7" w14:textId="77777777" w:rsidR="00F42727" w:rsidRDefault="00F42727">
      <w:pPr>
        <w:numPr>
          <w:ilvl w:val="0"/>
          <w:numId w:val="2"/>
          <w:numberingChange w:id="1165" w:author="Tom Stephens" w:date="2011-12-07T12:44:00Z" w:original=""/>
        </w:numPr>
      </w:pPr>
      <w:r>
        <w:t xml:space="preserve">Flag indicating </w:t>
      </w:r>
      <w:proofErr w:type="gramStart"/>
      <w:r>
        <w:t>whether or not</w:t>
      </w:r>
      <w:proofErr w:type="gramEnd"/>
      <w:r>
        <w:t xml:space="preserve"> the node’s copy of the internal data files is up to date.</w:t>
      </w:r>
    </w:p>
    <w:p w14:paraId="5D0EB6CF" w14:textId="77777777" w:rsidR="00F42727" w:rsidRDefault="00F42727">
      <w:pPr>
        <w:numPr>
          <w:ilvl w:val="0"/>
          <w:numId w:val="2"/>
          <w:numberingChange w:id="1166" w:author="Tom Stephens" w:date="2011-12-07T12:44:00Z" w:original=""/>
        </w:numPr>
      </w:pPr>
      <w:r>
        <w:t xml:space="preserve">Status sting containing the state of the system.  It will contain the query ID of the query the node is currently </w:t>
      </w:r>
      <w:proofErr w:type="gramStart"/>
      <w:r>
        <w:t>processing, ‘</w:t>
      </w:r>
      <w:proofErr w:type="gramEnd"/>
      <w:r>
        <w:t>idle’ if no query is being processed or ‘ingest’ if the node is currently ingesting new data.</w:t>
      </w:r>
    </w:p>
    <w:p w14:paraId="1888043C" w14:textId="77777777" w:rsidR="00F42727" w:rsidRDefault="00F42727">
      <w:pPr>
        <w:numPr>
          <w:ilvl w:val="0"/>
          <w:numId w:val="2"/>
          <w:numberingChange w:id="1167" w:author="Tom Stephens" w:date="2011-12-07T12:44:00Z" w:original=""/>
        </w:numPr>
      </w:pPr>
      <w:r>
        <w:lastRenderedPageBreak/>
        <w:t>Node number for the query being processed.</w:t>
      </w:r>
    </w:p>
    <w:p w14:paraId="35172DE4" w14:textId="77777777" w:rsidR="00F42727" w:rsidRDefault="00F42727">
      <w:pPr>
        <w:numPr>
          <w:ilvl w:val="0"/>
          <w:numId w:val="2"/>
          <w:numberingChange w:id="1168" w:author="Tom Stephens" w:date="2011-12-07T12:44:00Z" w:original=""/>
        </w:numPr>
      </w:pPr>
      <w:r>
        <w:t>Number of queries processed</w:t>
      </w:r>
    </w:p>
    <w:p w14:paraId="5548513A" w14:textId="77777777" w:rsidR="00F42727" w:rsidRDefault="00F42727">
      <w:pPr>
        <w:numPr>
          <w:ilvl w:val="0"/>
          <w:numId w:val="2"/>
          <w:numberingChange w:id="1169" w:author="Tom Stephens" w:date="2011-12-07T12:44:00Z" w:original=""/>
        </w:numPr>
      </w:pPr>
      <w:r>
        <w:t>Total time spent working on queries</w:t>
      </w:r>
    </w:p>
    <w:p w14:paraId="52611043" w14:textId="77777777" w:rsidR="00F42727" w:rsidRDefault="00F42727">
      <w:pPr>
        <w:pStyle w:val="Heading4"/>
        <w:numPr>
          <w:numberingChange w:id="1170" w:author="Tom Stephens" w:date="2011-12-07T12:44:00Z" w:original="%1:7:0:.%2:3:0:.%3:1:0:.%4:3:0:"/>
        </w:numPr>
      </w:pPr>
      <w:bookmarkStart w:id="1171" w:name="_toc1961"/>
      <w:bookmarkStart w:id="1172" w:name="_Ref107391110"/>
      <w:bookmarkEnd w:id="1171"/>
      <w:r>
        <w:t>Starting a New Query</w:t>
      </w:r>
      <w:bookmarkEnd w:id="1172"/>
    </w:p>
    <w:p w14:paraId="70B9AD48" w14:textId="77777777" w:rsidR="00F42727" w:rsidRDefault="00F42727">
      <w:r>
        <w:tab/>
        <w:t xml:space="preserve">After the new messages have been processed, the control node must decide </w:t>
      </w:r>
      <w:proofErr w:type="gramStart"/>
      <w:r>
        <w:t>whether or not</w:t>
      </w:r>
      <w:proofErr w:type="gramEnd"/>
      <w:r>
        <w:t xml:space="preserve"> to start processing a new query on the search nodes.  When it reaches this point in the execution there will be one of three conditions:</w:t>
      </w:r>
    </w:p>
    <w:p w14:paraId="1E39A648" w14:textId="77777777" w:rsidR="00F42727" w:rsidRDefault="00F42727">
      <w:pPr>
        <w:numPr>
          <w:ilvl w:val="0"/>
          <w:numId w:val="12"/>
          <w:numberingChange w:id="1173" w:author="Tom Stephens" w:date="2011-12-07T12:44:00Z" w:original="%1:1:0:."/>
        </w:numPr>
      </w:pPr>
      <w:r>
        <w:t xml:space="preserve">No pending queries to process.  Either there are no queries at </w:t>
      </w:r>
      <w:proofErr w:type="gramStart"/>
      <w:r>
        <w:t>all</w:t>
      </w:r>
      <w:proofErr w:type="gramEnd"/>
      <w:r>
        <w:t xml:space="preserve"> or they are all currently being worked on.</w:t>
      </w:r>
    </w:p>
    <w:p w14:paraId="24ACED34" w14:textId="77777777" w:rsidR="00F42727" w:rsidRDefault="00F42727">
      <w:pPr>
        <w:numPr>
          <w:ilvl w:val="0"/>
          <w:numId w:val="12"/>
          <w:numberingChange w:id="1174" w:author="Tom Stephens" w:date="2011-12-07T12:44:00Z" w:original="%1:2:0:."/>
        </w:numPr>
      </w:pPr>
      <w:r>
        <w:t>Pending queries but no available search nodes.  In this case, there are queries to be processed but the search nodes are all busy working.</w:t>
      </w:r>
    </w:p>
    <w:p w14:paraId="19149D97" w14:textId="77777777" w:rsidR="00F42727" w:rsidRDefault="00F42727">
      <w:pPr>
        <w:numPr>
          <w:ilvl w:val="0"/>
          <w:numId w:val="12"/>
          <w:numberingChange w:id="1175" w:author="Tom Stephens" w:date="2011-12-07T12:44:00Z" w:original="%1:3:0:."/>
        </w:numPr>
      </w:pPr>
      <w:r>
        <w:t>Pending queries and idle search nodes.  In this final situation a new query will be started on the search nodes.</w:t>
      </w:r>
    </w:p>
    <w:p w14:paraId="46EE5816" w14:textId="77777777" w:rsidR="00F42727" w:rsidRDefault="00F42727"/>
    <w:p w14:paraId="40B6209B" w14:textId="77777777" w:rsidR="00F42727" w:rsidRDefault="00F42727">
      <w:r>
        <w:tab/>
        <w:t xml:space="preserve">In the first case, there is nothing for the control node to do so it will just go back to waiting for another event on one of its socket connections.  In the second case, there are no available resources to process queries.  </w:t>
      </w:r>
      <w:proofErr w:type="gramStart"/>
      <w:r>
        <w:t>Again</w:t>
      </w:r>
      <w:proofErr w:type="gramEnd"/>
      <w:r>
        <w:t xml:space="preserve"> there is really nothing the control node can do until more resources become available.  This will be signaled by a SEARCH_FINISHED message from one of the search nodes so again the control node just goes back to waiting for a socket to be triggered.</w:t>
      </w:r>
    </w:p>
    <w:p w14:paraId="260DA145" w14:textId="77777777" w:rsidR="00F42727" w:rsidRDefault="00F42727">
      <w:r>
        <w:tab/>
        <w:t xml:space="preserve">Only in the final case will the control node </w:t>
      </w:r>
      <w:proofErr w:type="gramStart"/>
      <w:r>
        <w:t>actually take</w:t>
      </w:r>
      <w:proofErr w:type="gramEnd"/>
      <w:r>
        <w:t xml:space="preserve"> action.  The first thing the control node does is to determine which query is to be processed next.  This is done by implementing the priority rules described in section </w:t>
      </w:r>
      <w:r>
        <w:fldChar w:fldCharType="begin"/>
      </w:r>
      <w:r>
        <w:instrText xml:space="preserve"> REF _Ref106011705 \n \h </w:instrText>
      </w:r>
      <w:r>
        <w:fldChar w:fldCharType="separate"/>
      </w:r>
      <w:r>
        <w:t>6.4</w:t>
      </w:r>
      <w:r>
        <w:fldChar w:fldCharType="end"/>
      </w:r>
      <w:r>
        <w:t>.  Once the query to process has been determined, the control node will decide the number of search nodes to use to process the query.  This will be a function of the number of available nodes, the size of the query and the priority queue the query is in.</w:t>
      </w:r>
    </w:p>
    <w:p w14:paraId="73F08810" w14:textId="77777777" w:rsidR="00F42727" w:rsidRDefault="00F42727">
      <w:r>
        <w:tab/>
        <w:t>Using this information, the control node divides the list of internal data files to search among the search nodes that will process the query.  For each node a NEW_SEARCH message is generated that contains the FITS row filter to apply to the data and the list of files to search.  This message is then sent to the appropriate search nodes that will then process the query.  At this point the control node is done with this query until the results return.</w:t>
      </w:r>
    </w:p>
    <w:p w14:paraId="6DA0D043" w14:textId="77777777" w:rsidR="00F42727" w:rsidRDefault="00F42727">
      <w:r>
        <w:tab/>
        <w:t xml:space="preserve">Once all the NEW_SEARCH messages have been sent out, the control node checks to see if there are any other queries still in the queues.  If there are and there are available search nodes to process them, the </w:t>
      </w:r>
      <w:proofErr w:type="gramStart"/>
      <w:r>
        <w:t>select(</w:t>
      </w:r>
      <w:proofErr w:type="gramEnd"/>
      <w:r>
        <w:t xml:space="preserve">) command, used to check for new socket messages, is set be non-blocking.  It will check to see if new messages have </w:t>
      </w:r>
      <w:proofErr w:type="gramStart"/>
      <w:r>
        <w:t>arrive</w:t>
      </w:r>
      <w:proofErr w:type="gramEnd"/>
      <w:r>
        <w:t xml:space="preserve"> while the last query was started but otherwise drop right back to this portion of the program flow if none have </w:t>
      </w:r>
      <w:proofErr w:type="gramStart"/>
      <w:r>
        <w:t>arrive</w:t>
      </w:r>
      <w:proofErr w:type="gramEnd"/>
      <w:r>
        <w:t xml:space="preserve"> and start processing another query.</w:t>
      </w:r>
    </w:p>
    <w:p w14:paraId="4D627D52" w14:textId="77777777" w:rsidR="00F42727" w:rsidRDefault="00F42727">
      <w:pPr>
        <w:pStyle w:val="Heading4"/>
        <w:numPr>
          <w:numberingChange w:id="1176" w:author="Tom Stephens" w:date="2011-12-07T12:44:00Z" w:original="%1:7:0:.%2:3:0:.%3:1:0:.%4:4:0:"/>
        </w:numPr>
      </w:pPr>
      <w:bookmarkStart w:id="1177" w:name="_toc1971"/>
      <w:bookmarkEnd w:id="1177"/>
      <w:r>
        <w:t>Message Processing</w:t>
      </w:r>
    </w:p>
    <w:p w14:paraId="566E8AAE" w14:textId="77777777" w:rsidR="00F42727" w:rsidRDefault="00F42727">
      <w:r>
        <w:tab/>
        <w:t xml:space="preserve">The control node handles a wide variety of messages from many different sources.  This section </w:t>
      </w:r>
      <w:del w:id="1178" w:author="Tom Stephens" w:date="2011-12-20T12:46:00Z">
        <w:r w:rsidDel="00E1191B">
          <w:delText xml:space="preserve">described </w:delText>
        </w:r>
      </w:del>
      <w:ins w:id="1179" w:author="Tom Stephens" w:date="2011-12-20T12:46:00Z">
        <w:r w:rsidR="00E1191B">
          <w:t xml:space="preserve">describes </w:t>
        </w:r>
      </w:ins>
      <w:r>
        <w:t>the messages received and the actions the control node takes when it receives them.</w:t>
      </w:r>
    </w:p>
    <w:p w14:paraId="69CB1185" w14:textId="77777777" w:rsidR="00F42727" w:rsidRDefault="00F42727">
      <w:pPr>
        <w:pStyle w:val="Heading5"/>
        <w:numPr>
          <w:numberingChange w:id="1180" w:author="Tom Stephens" w:date="2011-12-07T12:44:00Z" w:original="%1:7:0:.%2:3:0:.%3:1:0:.%4:4:0:.%5:1:0:"/>
        </w:numPr>
      </w:pPr>
      <w:bookmarkStart w:id="1181" w:name="_toc1973"/>
      <w:bookmarkEnd w:id="1181"/>
      <w:r>
        <w:t>IDENTIFY</w:t>
      </w:r>
    </w:p>
    <w:p w14:paraId="2E6C1321" w14:textId="77777777" w:rsidR="00F42727" w:rsidRDefault="00F42727">
      <w:r>
        <w:lastRenderedPageBreak/>
        <w:tab/>
        <w:t xml:space="preserve">If this message is received from the </w:t>
      </w:r>
      <w:proofErr w:type="spellStart"/>
      <w:r>
        <w:t>QueueManager</w:t>
      </w:r>
      <w:proofErr w:type="spellEnd"/>
      <w:r>
        <w:t xml:space="preserve">, a flag is set indicating that the </w:t>
      </w:r>
      <w:proofErr w:type="spellStart"/>
      <w:r>
        <w:t>QueueManager</w:t>
      </w:r>
      <w:proofErr w:type="spellEnd"/>
      <w:r>
        <w:t xml:space="preserve"> is connected and all messages that should go to the </w:t>
      </w:r>
      <w:proofErr w:type="spellStart"/>
      <w:r>
        <w:t>QueueManager</w:t>
      </w:r>
      <w:proofErr w:type="spellEnd"/>
      <w:r>
        <w:t xml:space="preserve"> will be transmitted.  If it is received from the ingest program, no special action is taken.</w:t>
      </w:r>
    </w:p>
    <w:p w14:paraId="03269D7A" w14:textId="77777777" w:rsidR="00F42727" w:rsidRDefault="00F42727">
      <w:r>
        <w:tab/>
        <w:t>If received from a search node, an entry for the search node will be made into the search node metadata table and the name included in the body of the message will be stored in the table.  This node is then marked as available for processing queries.</w:t>
      </w:r>
    </w:p>
    <w:p w14:paraId="7B74058B" w14:textId="77777777" w:rsidR="00F42727" w:rsidRDefault="00F42727">
      <w:pPr>
        <w:pStyle w:val="Heading5"/>
        <w:numPr>
          <w:numberingChange w:id="1182" w:author="Tom Stephens" w:date="2011-12-07T12:44:00Z" w:original="%1:7:0:.%2:3:0:.%3:1:0:.%4:4:0:.%5:2:0:"/>
        </w:numPr>
      </w:pPr>
      <w:bookmarkStart w:id="1183" w:name="_toc1976"/>
      <w:bookmarkEnd w:id="1183"/>
      <w:r>
        <w:t>NEW_QUERY</w:t>
      </w:r>
    </w:p>
    <w:p w14:paraId="2D05967E" w14:textId="77777777" w:rsidR="00F42727" w:rsidRDefault="00F42727">
      <w:r>
        <w:tab/>
        <w:t xml:space="preserve">This is the message that the control node receives from the </w:t>
      </w:r>
      <w:proofErr w:type="spellStart"/>
      <w:r>
        <w:t>QueueManager</w:t>
      </w:r>
      <w:proofErr w:type="spellEnd"/>
      <w:r>
        <w:t xml:space="preserve"> to signal the arrival of a new query.  When this message arrives, the action of the control node depends on the type of query.  Queries can fall into one of three broad categories:</w:t>
      </w:r>
    </w:p>
    <w:p w14:paraId="4A6B2708" w14:textId="77777777" w:rsidR="00F42727" w:rsidRDefault="00F42727">
      <w:pPr>
        <w:numPr>
          <w:ilvl w:val="0"/>
          <w:numId w:val="5"/>
          <w:numberingChange w:id="1184" w:author="Tom Stephens" w:date="2011-12-07T12:44:00Z" w:original="%1:1:0:."/>
        </w:numPr>
      </w:pPr>
      <w:r>
        <w:t xml:space="preserve">Time only searches – These queries want data from the entire sky from a particular time range.  These queries are processed quickly using only metadata and don’t </w:t>
      </w:r>
      <w:proofErr w:type="gramStart"/>
      <w:r>
        <w:t>actually end</w:t>
      </w:r>
      <w:proofErr w:type="gramEnd"/>
      <w:r>
        <w:t xml:space="preserve"> up in a query queue.</w:t>
      </w:r>
      <w:ins w:id="1185" w:author="Tom Stephens" w:date="2011-12-20T12:47:00Z">
        <w:r w:rsidR="00E1191B">
          <w:t xml:space="preserve"> (</w:t>
        </w:r>
        <w:r w:rsidR="00E1191B" w:rsidRPr="00E1191B">
          <w:rPr>
            <w:i/>
            <w:rPrChange w:id="1186" w:author="Tom Stephens" w:date="2011-12-20T12:47:00Z">
              <w:rPr/>
            </w:rPrChange>
          </w:rPr>
          <w:t>This functionality should be checked</w:t>
        </w:r>
        <w:r w:rsidR="00E1191B">
          <w:t>.)</w:t>
        </w:r>
      </w:ins>
    </w:p>
    <w:p w14:paraId="0BC52DC9" w14:textId="77777777" w:rsidR="00F42727" w:rsidRDefault="00F42727">
      <w:pPr>
        <w:numPr>
          <w:ilvl w:val="0"/>
          <w:numId w:val="5"/>
          <w:numberingChange w:id="1187" w:author="Tom Stephens" w:date="2011-12-07T12:44:00Z" w:original="%1:2:0:."/>
        </w:numPr>
      </w:pPr>
      <w:r>
        <w:t xml:space="preserve">All-sky searches with energy limits – These are like the queries above but also have energy cut parameters specified.  In this case the all-sky data will be used to do the search.  Typically, these queries end up in the large query queue unless they cover a very small </w:t>
      </w:r>
      <w:proofErr w:type="gramStart"/>
      <w:r>
        <w:t>time period</w:t>
      </w:r>
      <w:proofErr w:type="gramEnd"/>
      <w:r>
        <w:t>.</w:t>
      </w:r>
      <w:ins w:id="1188" w:author="Tom Stephens" w:date="2011-12-20T12:48:00Z">
        <w:r w:rsidR="00E1191B">
          <w:t xml:space="preserve"> (</w:t>
        </w:r>
        <w:r w:rsidR="00E1191B" w:rsidRPr="00E1191B">
          <w:rPr>
            <w:i/>
          </w:rPr>
          <w:t>This functionality should be checked</w:t>
        </w:r>
        <w:r w:rsidR="00E1191B">
          <w:t>.)</w:t>
        </w:r>
      </w:ins>
    </w:p>
    <w:p w14:paraId="267A1D43" w14:textId="77777777" w:rsidR="00F42727" w:rsidRDefault="00F42727">
      <w:pPr>
        <w:numPr>
          <w:ilvl w:val="0"/>
          <w:numId w:val="5"/>
          <w:numberingChange w:id="1189" w:author="Tom Stephens" w:date="2011-12-07T12:44:00Z" w:original="%1:3:0:."/>
        </w:numPr>
      </w:pPr>
      <w:r>
        <w:t>Region searches – These are queries that have specified a particular region of the sky from which to extract data.  These queries make use of the HTM pixilated data to speed up their search and could end in any of the query queues depending on the details of the search parameters.</w:t>
      </w:r>
    </w:p>
    <w:p w14:paraId="35C15162" w14:textId="77777777" w:rsidR="00F42727" w:rsidRDefault="00F42727"/>
    <w:p w14:paraId="545BDF5D" w14:textId="77777777" w:rsidR="00F42727" w:rsidRDefault="00F42727">
      <w:r>
        <w:t>The details of the control node’s behavior for each of these queries are described in the sections below.</w:t>
      </w:r>
    </w:p>
    <w:p w14:paraId="6394C68E" w14:textId="77777777" w:rsidR="00F42727" w:rsidRDefault="00F42727">
      <w:pPr>
        <w:pStyle w:val="Heading6"/>
        <w:numPr>
          <w:numberingChange w:id="1190" w:author="Tom Stephens" w:date="2011-12-07T12:44:00Z" w:original="%1:7:0:.%2:3:0:.%3:1:0:.%4:4:0:.%5:2:0:.%6:1:0:"/>
        </w:numPr>
      </w:pPr>
      <w:bookmarkStart w:id="1191" w:name="_toc1983"/>
      <w:bookmarkStart w:id="1192" w:name="_Ref107390537"/>
      <w:bookmarkEnd w:id="1191"/>
      <w:r>
        <w:t>Time range only queries</w:t>
      </w:r>
      <w:bookmarkEnd w:id="1192"/>
    </w:p>
    <w:p w14:paraId="5D921245" w14:textId="77777777" w:rsidR="00F42727" w:rsidRDefault="00F42727">
      <w:r>
        <w:tab/>
        <w:t xml:space="preserve">If the query contains only search parameters dealing with time, the query can be completed using only metadata and not actually searching through the data files in detail.   These queries return quickly and do not </w:t>
      </w:r>
      <w:proofErr w:type="gramStart"/>
      <w:r>
        <w:t>enter into</w:t>
      </w:r>
      <w:proofErr w:type="gramEnd"/>
      <w:r>
        <w:t xml:space="preserve"> the priority queues although the </w:t>
      </w:r>
      <w:proofErr w:type="spellStart"/>
      <w:r>
        <w:t>QueueManager</w:t>
      </w:r>
      <w:proofErr w:type="spellEnd"/>
      <w:r>
        <w:t xml:space="preserve"> assigns them the highest priority queue when sending the NEW_QUERY message.</w:t>
      </w:r>
    </w:p>
    <w:p w14:paraId="47D3D55B" w14:textId="77777777" w:rsidR="00F42727" w:rsidRDefault="00F42727">
      <w:r>
        <w:tab/>
        <w:t xml:space="preserve">For these queries, the control node simply looks at the time metadata for the all-sky data and extracts the list of files that cover the </w:t>
      </w:r>
      <w:proofErr w:type="gramStart"/>
      <w:r>
        <w:t>time range specified</w:t>
      </w:r>
      <w:proofErr w:type="gramEnd"/>
      <w:r>
        <w:t xml:space="preserve">.  Using this list of files, a QUERY_FINISHED message is generated and sent back to the </w:t>
      </w:r>
      <w:proofErr w:type="spellStart"/>
      <w:proofErr w:type="gramStart"/>
      <w:r>
        <w:t>QueueManager</w:t>
      </w:r>
      <w:proofErr w:type="spellEnd"/>
      <w:proofErr w:type="gramEnd"/>
      <w:r>
        <w:t xml:space="preserve"> and the query is marked as completed.</w:t>
      </w:r>
    </w:p>
    <w:p w14:paraId="24ACDA4E" w14:textId="77777777" w:rsidR="00F42727" w:rsidRDefault="00F42727">
      <w:r>
        <w:tab/>
        <w:t xml:space="preserve">These queries </w:t>
      </w:r>
      <w:proofErr w:type="gramStart"/>
      <w:r>
        <w:t>actually return</w:t>
      </w:r>
      <w:proofErr w:type="gramEnd"/>
      <w:r>
        <w:t xml:space="preserve"> more data to the user than requested as no trimming of the data set is made on the first and last files in the list which will contain data before and after the specified time range respectively.</w:t>
      </w:r>
    </w:p>
    <w:p w14:paraId="163F9870" w14:textId="77777777" w:rsidR="00F42727" w:rsidRDefault="00F42727">
      <w:pPr>
        <w:pStyle w:val="Heading6"/>
        <w:numPr>
          <w:numberingChange w:id="1193" w:author="Tom Stephens" w:date="2011-12-07T12:44:00Z" w:original="%1:7:0:.%2:3:0:.%3:1:0:.%4:4:0:.%5:2:0:.%6:2:0:"/>
        </w:numPr>
      </w:pPr>
      <w:bookmarkStart w:id="1194" w:name="_toc1987"/>
      <w:bookmarkEnd w:id="1194"/>
      <w:r>
        <w:t>All other queries</w:t>
      </w:r>
    </w:p>
    <w:p w14:paraId="20C7B9B6" w14:textId="77777777" w:rsidR="00F42727" w:rsidRDefault="00F42727">
      <w:r>
        <w:tab/>
        <w:t>If the query includes search parameters other than time, the control node does several things:</w:t>
      </w:r>
    </w:p>
    <w:p w14:paraId="292C375C" w14:textId="77777777" w:rsidR="00F42727" w:rsidRDefault="00F42727">
      <w:pPr>
        <w:numPr>
          <w:ilvl w:val="0"/>
          <w:numId w:val="16"/>
          <w:numberingChange w:id="1195" w:author="Tom Stephens" w:date="2011-12-07T12:44:00Z" w:original="%1:1:0:."/>
        </w:numPr>
      </w:pPr>
      <w:r>
        <w:t>Adds the query to the appropriate queue</w:t>
      </w:r>
    </w:p>
    <w:p w14:paraId="20549FC3" w14:textId="77777777" w:rsidR="00F42727" w:rsidRDefault="00F42727">
      <w:pPr>
        <w:numPr>
          <w:ilvl w:val="0"/>
          <w:numId w:val="16"/>
          <w:numberingChange w:id="1196" w:author="Tom Stephens" w:date="2011-12-07T12:44:00Z" w:original="%1:2:0:."/>
        </w:numPr>
      </w:pPr>
      <w:r>
        <w:t>Generates the FITS row filter</w:t>
      </w:r>
    </w:p>
    <w:p w14:paraId="6981BF6C" w14:textId="77777777" w:rsidR="00F42727" w:rsidRDefault="00F42727">
      <w:pPr>
        <w:numPr>
          <w:ilvl w:val="0"/>
          <w:numId w:val="16"/>
          <w:numberingChange w:id="1197" w:author="Tom Stephens" w:date="2011-12-07T12:44:00Z" w:original="%1:3:0:."/>
        </w:numPr>
      </w:pPr>
      <w:r>
        <w:t xml:space="preserve">Generates list of files to </w:t>
      </w:r>
      <w:proofErr w:type="gramStart"/>
      <w:r>
        <w:t>search</w:t>
      </w:r>
      <w:proofErr w:type="gramEnd"/>
    </w:p>
    <w:p w14:paraId="31998C4B" w14:textId="77777777" w:rsidR="00F42727" w:rsidRDefault="00F42727">
      <w:pPr>
        <w:numPr>
          <w:ilvl w:val="0"/>
          <w:numId w:val="16"/>
          <w:numberingChange w:id="1198" w:author="Tom Stephens" w:date="2011-12-07T12:44:00Z" w:original="%1:4:0:."/>
        </w:numPr>
      </w:pPr>
      <w:r>
        <w:t>Estimates the time needed to complete the query</w:t>
      </w:r>
    </w:p>
    <w:p w14:paraId="6AA7EEF6" w14:textId="77777777" w:rsidR="00F42727" w:rsidRDefault="00F42727"/>
    <w:p w14:paraId="47874BC7" w14:textId="77777777" w:rsidR="00F42727" w:rsidRDefault="00F42727">
      <w:r>
        <w:tab/>
        <w:t xml:space="preserve">The first thing the control node does when it receives the NEW_QUERY message from the </w:t>
      </w:r>
      <w:proofErr w:type="spellStart"/>
      <w:r>
        <w:t>QueueManager</w:t>
      </w:r>
      <w:proofErr w:type="spellEnd"/>
      <w:r>
        <w:t xml:space="preserve"> is to add the query to the appropriate query queue.  The queue that the query should be placed in is specified in the third line of the NEW_QUERY message body.</w:t>
      </w:r>
    </w:p>
    <w:p w14:paraId="2C72E72A" w14:textId="77777777" w:rsidR="00F42727" w:rsidRDefault="00F42727">
      <w:r>
        <w:tab/>
        <w:t>Once the query is in the queue, the control node parses the query string provided on the first line of the NEW_QUERY message body and generates the appropriate FITS row filter that will extract the appropriate data for the query.  This row filter is stored as a string and uses the row filtering syntax specified in the FITSIO user’s manual.</w:t>
      </w:r>
    </w:p>
    <w:p w14:paraId="4F1AEFE1" w14:textId="77777777" w:rsidR="00F42727" w:rsidRDefault="00F42727">
      <w:r>
        <w:tab/>
        <w:t xml:space="preserve">Next, the control node determines the internal data files that will be needed to perform the query.  If the query is an all-sky query with energy cuts the file list is extracted from the all-sky files metadata using the time range information in the query.    For these searches the file list is generated by finding </w:t>
      </w:r>
      <w:proofErr w:type="gramStart"/>
      <w:r>
        <w:t>all of</w:t>
      </w:r>
      <w:proofErr w:type="gramEnd"/>
      <w:r>
        <w:t xml:space="preserve"> the all-sky data files that cover the </w:t>
      </w:r>
      <w:proofErr w:type="gramStart"/>
      <w:r>
        <w:t>time period</w:t>
      </w:r>
      <w:proofErr w:type="gramEnd"/>
      <w:r>
        <w:t xml:space="preserve"> in question and marking them as partially enclosed by the search boundaries.</w:t>
      </w:r>
    </w:p>
    <w:p w14:paraId="5771585D" w14:textId="77777777" w:rsidR="00F42727" w:rsidRDefault="00F42727">
      <w:r>
        <w:tab/>
        <w:t>If the query includes a spatial region, some more work needs to be done to create the file list.  For region searches the file list is created by using methods provided by the HTM interface and the server’s metadata.  From the search area defined by the query, an HTM domain is constructed.  Using this domain and the HTM_LEVEL specified in the configuration file, an HTM function is called that returns two lists.  The first list contains all those HTM pixels that are fully enclosed within the search area.  The second list contains all those HTM pixels that are partially enclosed within the search area, i.e. the boundary of the search region passes through the pixel.</w:t>
      </w:r>
    </w:p>
    <w:p w14:paraId="3257C885" w14:textId="77777777" w:rsidR="00F42727" w:rsidRDefault="00F42727">
      <w:r>
        <w:tab/>
        <w:t xml:space="preserve">Next, using the time boundaries of the search the relevant time bins needed to process the query are extracted from the time metadata.  This information, combined with the HTM node </w:t>
      </w:r>
      <w:proofErr w:type="gramStart"/>
      <w:r>
        <w:t>information</w:t>
      </w:r>
      <w:proofErr w:type="gramEnd"/>
      <w:r>
        <w:t xml:space="preserve"> is used </w:t>
      </w:r>
      <w:proofErr w:type="gramStart"/>
      <w:r>
        <w:t>the construct</w:t>
      </w:r>
      <w:proofErr w:type="gramEnd"/>
      <w:r>
        <w:t xml:space="preserve"> the list of files needed to perform the query.  In the list, each file is marked as to whether the data in the file is fully or partially enclosed by the search boundaries.  This is determined in the following manner.</w:t>
      </w:r>
    </w:p>
    <w:p w14:paraId="6CB45CE5" w14:textId="77777777" w:rsidR="00F42727" w:rsidRDefault="00F42727">
      <w:r>
        <w:tab/>
        <w:t xml:space="preserve">First all files with data from pixels in the partially enclosed list are marked as partially enclosed.  Next if there are search parameters dealing with time in the query (i.e. the time field on the web interface is not </w:t>
      </w:r>
      <w:proofErr w:type="gramStart"/>
      <w:r>
        <w:t>START,END</w:t>
      </w:r>
      <w:proofErr w:type="gramEnd"/>
      <w:r>
        <w:t xml:space="preserve">) all files from the </w:t>
      </w:r>
      <w:proofErr w:type="gramStart"/>
      <w:r>
        <w:t>first and last time</w:t>
      </w:r>
      <w:proofErr w:type="gramEnd"/>
      <w:r>
        <w:t xml:space="preserve"> bin </w:t>
      </w:r>
      <w:proofErr w:type="gramStart"/>
      <w:r>
        <w:t>are</w:t>
      </w:r>
      <w:proofErr w:type="gramEnd"/>
      <w:r>
        <w:t xml:space="preserve"> also marked as partially enclosed as some events in those files may lie outside the search boundaries.  Finally, if there were any energy cuts applied, all files are marked as partially enclosed as the energy cuts will need to be applied to all events in all the files to get the query results.</w:t>
      </w:r>
      <w:r>
        <w:tab/>
      </w:r>
    </w:p>
    <w:p w14:paraId="5E5CC170" w14:textId="77777777" w:rsidR="00F42727" w:rsidRDefault="00F42727">
      <w:r>
        <w:tab/>
        <w:t xml:space="preserve">Once the full list of files to search is generated, the number of events stored in each file is extracted from the file metadata.  These values are </w:t>
      </w:r>
      <w:proofErr w:type="gramStart"/>
      <w:r>
        <w:t>summed</w:t>
      </w:r>
      <w:proofErr w:type="gramEnd"/>
      <w:r>
        <w:t xml:space="preserve"> to get the total number of events that need to be </w:t>
      </w:r>
      <w:proofErr w:type="gramStart"/>
      <w:r>
        <w:t>searched</w:t>
      </w:r>
      <w:proofErr w:type="gramEnd"/>
      <w:r>
        <w:t xml:space="preserve"> and this value is used to estimate how long the query will take to process.</w:t>
      </w:r>
    </w:p>
    <w:p w14:paraId="2775D675" w14:textId="77777777" w:rsidR="00F42727" w:rsidRDefault="00F42727">
      <w:r>
        <w:tab/>
        <w:t>At this point the control node generates a QUERY_RECEIVED message that contains the position in the queue</w:t>
      </w:r>
      <w:ins w:id="1199" w:author="Tom Stephens" w:date="2011-12-20T12:53:00Z">
        <w:r w:rsidR="00D60D94">
          <w:t xml:space="preserve"> (</w:t>
        </w:r>
        <w:r w:rsidR="00D60D94" w:rsidRPr="00D60D94">
          <w:rPr>
            <w:i/>
            <w:rPrChange w:id="1200" w:author="Tom Stephens" w:date="2011-12-20T12:53:00Z">
              <w:rPr/>
            </w:rPrChange>
          </w:rPr>
          <w:t>is th</w:t>
        </w:r>
        <w:r w:rsidR="00D60D94">
          <w:rPr>
            <w:i/>
          </w:rPr>
          <w:t xml:space="preserve">e position in the queue value </w:t>
        </w:r>
        <w:proofErr w:type="gramStart"/>
        <w:r w:rsidR="00D60D94">
          <w:rPr>
            <w:i/>
          </w:rPr>
          <w:t xml:space="preserve">actually </w:t>
        </w:r>
        <w:r w:rsidR="00D60D94" w:rsidRPr="00D60D94">
          <w:rPr>
            <w:i/>
            <w:rPrChange w:id="1201" w:author="Tom Stephens" w:date="2011-12-20T12:53:00Z">
              <w:rPr/>
            </w:rPrChange>
          </w:rPr>
          <w:t xml:space="preserve"> implemented</w:t>
        </w:r>
        <w:proofErr w:type="gramEnd"/>
        <w:r w:rsidR="00D60D94" w:rsidRPr="00D60D94">
          <w:rPr>
            <w:i/>
            <w:rPrChange w:id="1202" w:author="Tom Stephens" w:date="2011-12-20T12:53:00Z">
              <w:rPr/>
            </w:rPrChange>
          </w:rPr>
          <w:t>?</w:t>
        </w:r>
        <w:r w:rsidR="00D60D94">
          <w:t>)</w:t>
        </w:r>
      </w:ins>
      <w:r>
        <w:t xml:space="preserve"> and the estimated time to complete the query and sends it back to the </w:t>
      </w:r>
      <w:proofErr w:type="spellStart"/>
      <w:r>
        <w:t>QueueManager</w:t>
      </w:r>
      <w:proofErr w:type="spellEnd"/>
      <w:r>
        <w:t>.</w:t>
      </w:r>
    </w:p>
    <w:p w14:paraId="6EB10823" w14:textId="77777777" w:rsidR="00F42727" w:rsidRDefault="00F42727">
      <w:pPr>
        <w:pStyle w:val="Heading5"/>
        <w:numPr>
          <w:numberingChange w:id="1203" w:author="Tom Stephens" w:date="2011-12-07T12:44:00Z" w:original="%1:7:0:.%2:3:0:.%3:1:0:.%4:4:0:.%5:3:0:"/>
        </w:numPr>
      </w:pPr>
      <w:bookmarkStart w:id="1204" w:name="_toc2002"/>
      <w:bookmarkEnd w:id="1204"/>
      <w:r>
        <w:t>SEARCH_FINISHED</w:t>
      </w:r>
    </w:p>
    <w:p w14:paraId="18922B6A" w14:textId="77777777" w:rsidR="00F42727" w:rsidRDefault="00F42727">
      <w:r>
        <w:tab/>
        <w:t xml:space="preserve">This message is received from a search node when it is done processing its portion of the query.  When this message is received, the control node does two things.  First, it updates the search node metadata for the node it received the message from to indicate that the node is free to be used on another query.  Second, the control nodes </w:t>
      </w:r>
      <w:proofErr w:type="gramStart"/>
      <w:r>
        <w:t>extracts</w:t>
      </w:r>
      <w:proofErr w:type="gramEnd"/>
      <w:r>
        <w:t xml:space="preserve"> the output data file name from the message body and </w:t>
      </w:r>
      <w:proofErr w:type="gramStart"/>
      <w:r>
        <w:t>stores</w:t>
      </w:r>
      <w:proofErr w:type="gramEnd"/>
      <w:r>
        <w:t xml:space="preserve"> it in the list of output files for the query the message corresponds to.</w:t>
      </w:r>
    </w:p>
    <w:p w14:paraId="3A984F5C" w14:textId="77777777" w:rsidR="00F42727" w:rsidRDefault="00F42727">
      <w:r>
        <w:lastRenderedPageBreak/>
        <w:tab/>
        <w:t xml:space="preserve">The control node then checks to see if there are any search nodes still working on this </w:t>
      </w:r>
      <w:proofErr w:type="gramStart"/>
      <w:r>
        <w:t>particular query</w:t>
      </w:r>
      <w:proofErr w:type="gramEnd"/>
      <w:r>
        <w:t xml:space="preserve">.  If there are, no more processing is done.  If this was the last (or only) node working on the query the control node generates a QUERY_FINISHED message which is then sent to the </w:t>
      </w:r>
      <w:proofErr w:type="spellStart"/>
      <w:r>
        <w:t>QueueManager</w:t>
      </w:r>
      <w:proofErr w:type="spellEnd"/>
      <w:r>
        <w:t xml:space="preserve"> to inform the </w:t>
      </w:r>
      <w:proofErr w:type="spellStart"/>
      <w:r>
        <w:t>QueueManager</w:t>
      </w:r>
      <w:proofErr w:type="spellEnd"/>
      <w:r>
        <w:t xml:space="preserve"> that the query has been completed.  The query is then removed from the control node’s internal lists.</w:t>
      </w:r>
    </w:p>
    <w:p w14:paraId="00294BB3" w14:textId="77777777" w:rsidR="00F42727" w:rsidRDefault="00F42727">
      <w:pPr>
        <w:pStyle w:val="Heading5"/>
        <w:numPr>
          <w:numberingChange w:id="1205" w:author="Tom Stephens" w:date="2011-12-07T12:44:00Z" w:original="%1:7:0:.%2:3:0:.%3:1:0:.%4:4:0:.%5:4:0:"/>
        </w:numPr>
      </w:pPr>
      <w:bookmarkStart w:id="1206" w:name="_toc2005"/>
      <w:bookmarkEnd w:id="1206"/>
      <w:r>
        <w:t>SEARCH_FAILED</w:t>
      </w:r>
    </w:p>
    <w:p w14:paraId="4B49CC3F" w14:textId="77777777" w:rsidR="00F42727" w:rsidRDefault="00F42727">
      <w:r>
        <w:tab/>
        <w:t xml:space="preserve">This message is received from a search node if there is some problem in the actual processing of the query on that node.  If this message is received the control node first updates the search node metadata to indicate that the search node in question is no longer busy.  It then sends creates a QUERY_FAILED message which is sent to the </w:t>
      </w:r>
      <w:proofErr w:type="spellStart"/>
      <w:r>
        <w:t>QueueManager</w:t>
      </w:r>
      <w:proofErr w:type="spellEnd"/>
      <w:r>
        <w:t xml:space="preserve"> to indicate that there is a problem with the query and that it couldn’t be completed.  The body of the QUERY_FAILED message will be a copy of the body of the SEARCH_FAILED message indicating the nature of the problem that caused the query to fail.</w:t>
      </w:r>
    </w:p>
    <w:p w14:paraId="692D6BE5" w14:textId="77777777" w:rsidR="00F42727" w:rsidRDefault="00F42727">
      <w:r>
        <w:tab/>
        <w:t xml:space="preserve">If there are other nodes still working on the query, no more processing is done </w:t>
      </w:r>
      <w:proofErr w:type="gramStart"/>
      <w:r>
        <w:t>at this time</w:t>
      </w:r>
      <w:proofErr w:type="gramEnd"/>
      <w:r>
        <w:t>.  If this was the last (or only) node working on the query the control node removes the query from its internal lists.</w:t>
      </w:r>
    </w:p>
    <w:p w14:paraId="0E9124B5" w14:textId="77777777" w:rsidR="00F42727" w:rsidRDefault="00F42727">
      <w:pPr>
        <w:pStyle w:val="Heading5"/>
        <w:numPr>
          <w:numberingChange w:id="1207" w:author="Tom Stephens" w:date="2011-12-07T12:44:00Z" w:original="%1:7:0:.%2:3:0:.%3:1:0:.%4:4:0:.%5:5:0:"/>
        </w:numPr>
      </w:pPr>
      <w:bookmarkStart w:id="1208" w:name="_toc2008"/>
      <w:bookmarkEnd w:id="1208"/>
      <w:r>
        <w:t>DISCONNECT</w:t>
      </w:r>
    </w:p>
    <w:p w14:paraId="7139F889" w14:textId="77777777" w:rsidR="00F42727" w:rsidRDefault="00F42727">
      <w:r>
        <w:tab/>
        <w:t xml:space="preserve">This message is received from many different sources and the exact effect this message has depends on the source.  In all cases, the control node closes the socket and removes the connection to the program that sent the message from the list of open connections.  When this message received from the Ingest program, nothing else happens.  When received from the </w:t>
      </w:r>
      <w:proofErr w:type="spellStart"/>
      <w:r>
        <w:t>QueueManager</w:t>
      </w:r>
      <w:proofErr w:type="spellEnd"/>
      <w:r>
        <w:t xml:space="preserve">, the control node sets a flag that the </w:t>
      </w:r>
      <w:proofErr w:type="spellStart"/>
      <w:r>
        <w:t>QueueManager</w:t>
      </w:r>
      <w:proofErr w:type="spellEnd"/>
      <w:r>
        <w:t xml:space="preserve"> is disconnected and all messages that would normally be sent to the </w:t>
      </w:r>
      <w:proofErr w:type="spellStart"/>
      <w:r>
        <w:t>QueueManager</w:t>
      </w:r>
      <w:proofErr w:type="spellEnd"/>
      <w:r>
        <w:t xml:space="preserve"> are not transmitted.  If at some point the </w:t>
      </w:r>
      <w:proofErr w:type="spellStart"/>
      <w:r>
        <w:t>QueueManager</w:t>
      </w:r>
      <w:proofErr w:type="spellEnd"/>
      <w:r>
        <w:t xml:space="preserve"> reconnects, the flag will be </w:t>
      </w:r>
      <w:proofErr w:type="gramStart"/>
      <w:r>
        <w:t>unset</w:t>
      </w:r>
      <w:proofErr w:type="gramEnd"/>
      <w:r>
        <w:t xml:space="preserve"> and messages will again begin to flow.</w:t>
      </w:r>
    </w:p>
    <w:p w14:paraId="5800963B" w14:textId="77777777" w:rsidR="00F42727" w:rsidRDefault="00F42727">
      <w:r>
        <w:tab/>
        <w:t xml:space="preserve">When received from one of the search nodes, the action </w:t>
      </w:r>
      <w:proofErr w:type="gramStart"/>
      <w:r>
        <w:t>take</w:t>
      </w:r>
      <w:proofErr w:type="gramEnd"/>
      <w:r>
        <w:t xml:space="preserve"> depends on what the search node was doing.  If the search node was idle, then the control node simply removes that node from its list of connected search nodes and closes the socket.  If the search node was processing a query (i.e. a NEW_SEARCH message had been sent but a SEARCH_FINISHED had not been received), then the control node </w:t>
      </w:r>
      <w:proofErr w:type="gramStart"/>
      <w:r>
        <w:t>has to</w:t>
      </w:r>
      <w:proofErr w:type="gramEnd"/>
      <w:r>
        <w:t xml:space="preserve"> assume that that portion of the query was lost.</w:t>
      </w:r>
    </w:p>
    <w:p w14:paraId="29903605" w14:textId="77777777" w:rsidR="00F42727" w:rsidRDefault="00F42727">
      <w:r>
        <w:tab/>
        <w:t>In this case it will find the next available search node that is idle and send the NEW_SEARCH message that was sent to the node that disconnected to the new node so that the query can be completed.  If no nodes are currently available, the control node will set a flag indicating that there is a query that needs to be recovered and the first available search node will be used to process the query.</w:t>
      </w:r>
    </w:p>
    <w:p w14:paraId="1C751677" w14:textId="77777777" w:rsidR="00F42727" w:rsidRDefault="00F42727">
      <w:pPr>
        <w:pStyle w:val="Heading5"/>
        <w:numPr>
          <w:numberingChange w:id="1209" w:author="Tom Stephens" w:date="2011-12-07T12:44:00Z" w:original="%1:7:0:.%2:3:0:.%3:1:0:.%4:4:0:.%5:6:0:"/>
        </w:numPr>
      </w:pPr>
      <w:bookmarkStart w:id="1210" w:name="_toc2012"/>
      <w:bookmarkEnd w:id="1210"/>
      <w:r>
        <w:t>NEW_DATA_AVAILABLE</w:t>
      </w:r>
    </w:p>
    <w:p w14:paraId="52EB92FE" w14:textId="77777777" w:rsidR="00F42727" w:rsidRPr="005A0323" w:rsidRDefault="005A0323">
      <w:pPr>
        <w:rPr>
          <w:i/>
          <w:rPrChange w:id="1211" w:author="Tom Stephens" w:date="2011-12-20T14:10:00Z">
            <w:rPr/>
          </w:rPrChange>
        </w:rPr>
      </w:pPr>
      <w:ins w:id="1212" w:author="Tom Stephens" w:date="2011-12-20T14:10:00Z">
        <w:r>
          <w:tab/>
        </w:r>
        <w:r w:rsidRPr="005A0323">
          <w:rPr>
            <w:i/>
            <w:rPrChange w:id="1213" w:author="Tom Stephens" w:date="2011-12-20T14:10:00Z">
              <w:rPr/>
            </w:rPrChange>
          </w:rPr>
          <w:t>(Implemented and needs to be described)</w:t>
        </w:r>
      </w:ins>
    </w:p>
    <w:p w14:paraId="32730A38" w14:textId="77777777" w:rsidR="00F42727" w:rsidRDefault="00F42727">
      <w:pPr>
        <w:pStyle w:val="Heading5"/>
        <w:numPr>
          <w:numberingChange w:id="1214" w:author="Tom Stephens" w:date="2011-12-07T12:44:00Z" w:original="%1:7:0:.%2:3:0:.%3:1:0:.%4:4:0:.%5:7:0:"/>
        </w:numPr>
      </w:pPr>
      <w:bookmarkStart w:id="1215" w:name="_toc2014"/>
      <w:bookmarkEnd w:id="1215"/>
      <w:r>
        <w:t>REPROCESSED_DATA_AVAILABLE</w:t>
      </w:r>
    </w:p>
    <w:p w14:paraId="025BC80F" w14:textId="77777777" w:rsidR="00D60D94" w:rsidRPr="00D60D94" w:rsidRDefault="00D60D94">
      <w:pPr>
        <w:numPr>
          <w:ins w:id="1216" w:author="Tom Stephens" w:date="2011-12-20T13:00:00Z"/>
        </w:numPr>
        <w:rPr>
          <w:ins w:id="1217" w:author="Tom Stephens" w:date="2011-12-20T13:00:00Z"/>
        </w:rPr>
        <w:pPrChange w:id="1218" w:author="Tom Stephens" w:date="2011-12-20T13:00:00Z">
          <w:pPr>
            <w:pStyle w:val="Heading5"/>
          </w:pPr>
        </w:pPrChange>
      </w:pPr>
      <w:ins w:id="1219" w:author="Tom Stephens" w:date="2011-12-20T13:00:00Z">
        <w:r>
          <w:tab/>
          <w:t>This message is not used.</w:t>
        </w:r>
      </w:ins>
    </w:p>
    <w:p w14:paraId="1616A664" w14:textId="77777777" w:rsidR="00F42727" w:rsidRDefault="00F42727"/>
    <w:p w14:paraId="7DFA13FB" w14:textId="77777777" w:rsidR="00F42727" w:rsidRDefault="00F42727">
      <w:pPr>
        <w:pStyle w:val="Heading5"/>
        <w:numPr>
          <w:numberingChange w:id="1220" w:author="Tom Stephens" w:date="2011-12-07T12:44:00Z" w:original="%1:7:0:.%2:3:0:.%3:1:0:.%4:4:0:.%5:8:0:"/>
        </w:numPr>
      </w:pPr>
      <w:bookmarkStart w:id="1221" w:name="_toc2016"/>
      <w:bookmarkEnd w:id="1221"/>
      <w:r>
        <w:t>PROGRAM_CONTROL</w:t>
      </w:r>
    </w:p>
    <w:p w14:paraId="7DDD8A3A" w14:textId="77777777" w:rsidR="00F42727" w:rsidRDefault="00F42727">
      <w:r>
        <w:lastRenderedPageBreak/>
        <w:tab/>
        <w:t>The effects of this message depend on the content of the message body.  The effects of the various commands that are received in the PROGRAM_CONTROL message are described in the following subsections.</w:t>
      </w:r>
    </w:p>
    <w:p w14:paraId="370CD1A0" w14:textId="77777777" w:rsidR="00F42727" w:rsidRDefault="00F42727">
      <w:pPr>
        <w:pStyle w:val="Heading6"/>
        <w:numPr>
          <w:numberingChange w:id="1222" w:author="Tom Stephens" w:date="2011-12-07T12:44:00Z" w:original="%1:7:0:.%2:3:0:.%3:1:0:.%4:4:0:.%5:8:0:.%6:1:0:"/>
        </w:numPr>
      </w:pPr>
      <w:bookmarkStart w:id="1223" w:name="_toc2018"/>
      <w:bookmarkEnd w:id="1223"/>
      <w:r>
        <w:t>Shutdown</w:t>
      </w:r>
    </w:p>
    <w:p w14:paraId="01D2B907" w14:textId="77777777" w:rsidR="00F42727" w:rsidRDefault="00F42727">
      <w:r>
        <w:tab/>
        <w:t>The receipt of this command is a signal to shut down the entire system.  When the SHUTDOWN command is received, the control node starts by closing its listen port so that no new connections can be established.  If there are any idle search nodes, the control node forwards the message to them.  It should receive a DISCONNECT message in response.</w:t>
      </w:r>
    </w:p>
    <w:p w14:paraId="0C10E31D" w14:textId="77777777" w:rsidR="00F42727" w:rsidRDefault="00F42727">
      <w:r>
        <w:tab/>
        <w:t xml:space="preserve">If there are any search nodes still processing queries, the control node waits for the receipt of the SEARCH_FINISHED message. When it receives this message, the SHUTDOWN message is sent to the search node.  As queries that are currently being processed are completed the appropriate messages are sent to the </w:t>
      </w:r>
      <w:proofErr w:type="spellStart"/>
      <w:r>
        <w:t>QueueManager</w:t>
      </w:r>
      <w:proofErr w:type="spellEnd"/>
      <w:r>
        <w:t xml:space="preserve">.  Once </w:t>
      </w:r>
      <w:proofErr w:type="gramStart"/>
      <w:r>
        <w:t>all of</w:t>
      </w:r>
      <w:proofErr w:type="gramEnd"/>
      <w:r>
        <w:t xml:space="preserve"> the search nodes have been disconnected from the control node, the control node sends a DISCONNECT message to the </w:t>
      </w:r>
      <w:proofErr w:type="spellStart"/>
      <w:r>
        <w:t>QueueManager</w:t>
      </w:r>
      <w:proofErr w:type="spellEnd"/>
      <w:r>
        <w:t xml:space="preserve">, closes the socket connection to the </w:t>
      </w:r>
      <w:proofErr w:type="spellStart"/>
      <w:r>
        <w:t>QueueManager</w:t>
      </w:r>
      <w:proofErr w:type="spellEnd"/>
      <w:r>
        <w:t>, stores any state information needed (</w:t>
      </w:r>
      <w:r>
        <w:rPr>
          <w:color w:val="FF0000"/>
        </w:rPr>
        <w:t>TBD</w:t>
      </w:r>
      <w:r>
        <w:t>) and shuts down.</w:t>
      </w:r>
    </w:p>
    <w:p w14:paraId="7EE59165" w14:textId="77777777" w:rsidR="00F42727" w:rsidRDefault="00F42727">
      <w:pPr>
        <w:pStyle w:val="Heading6"/>
        <w:numPr>
          <w:numberingChange w:id="1224" w:author="Tom Stephens" w:date="2011-12-07T12:44:00Z" w:original="%1:7:0:.%2:3:0:.%3:1:0:.%4:4:0:.%5:8:0:.%6:2:0:"/>
        </w:numPr>
      </w:pPr>
      <w:bookmarkStart w:id="1225" w:name="_toc2021"/>
      <w:bookmarkStart w:id="1226" w:name="_Ref106185094"/>
      <w:bookmarkEnd w:id="1225"/>
      <w:r>
        <w:t>Status</w:t>
      </w:r>
      <w:bookmarkEnd w:id="1226"/>
    </w:p>
    <w:p w14:paraId="4807D9ED" w14:textId="77777777" w:rsidR="00F42727" w:rsidRDefault="00F42727">
      <w:r>
        <w:tab/>
      </w:r>
      <w:ins w:id="1227" w:author="Tom Stephens" w:date="2011-12-20T14:11:00Z">
        <w:r w:rsidR="005A0323" w:rsidRPr="005A0323">
          <w:rPr>
            <w:i/>
            <w:rPrChange w:id="1228" w:author="Tom Stephens" w:date="2011-12-20T14:11:00Z">
              <w:rPr/>
            </w:rPrChange>
          </w:rPr>
          <w:t>(Note</w:t>
        </w:r>
        <w:proofErr w:type="gramStart"/>
        <w:r w:rsidR="005A0323" w:rsidRPr="005A0323">
          <w:rPr>
            <w:i/>
            <w:rPrChange w:id="1229" w:author="Tom Stephens" w:date="2011-12-20T14:11:00Z">
              <w:rPr/>
            </w:rPrChange>
          </w:rPr>
          <w:t>:  This</w:t>
        </w:r>
        <w:proofErr w:type="gramEnd"/>
        <w:r w:rsidR="005A0323" w:rsidRPr="005A0323">
          <w:rPr>
            <w:i/>
            <w:rPrChange w:id="1230" w:author="Tom Stephens" w:date="2011-12-20T14:11:00Z">
              <w:rPr/>
            </w:rPrChange>
          </w:rPr>
          <w:t xml:space="preserve"> message has never been implemented.)</w:t>
        </w:r>
        <w:r w:rsidR="005A0323">
          <w:t xml:space="preserve">  </w:t>
        </w:r>
      </w:ins>
      <w:r>
        <w:t xml:space="preserve">The receipt of this message is a request to know the current state of the data system.  When the STATUS command is received, the control node will compose a STATUS_RESPONSE message from its internal metadata to send back to the </w:t>
      </w:r>
      <w:proofErr w:type="spellStart"/>
      <w:r>
        <w:t>QueueManager</w:t>
      </w:r>
      <w:proofErr w:type="spellEnd"/>
      <w:r>
        <w:t xml:space="preserve">.  The body of this message will contain the information described in </w:t>
      </w:r>
      <w:r>
        <w:fldChar w:fldCharType="begin"/>
      </w:r>
      <w:r>
        <w:instrText xml:space="preserve"> REF _Ref106183136 \h </w:instrText>
      </w:r>
      <w:r>
        <w:fldChar w:fldCharType="separate"/>
      </w:r>
      <w:r>
        <w:t>Table 7</w:t>
      </w:r>
      <w:r>
        <w:fldChar w:fldCharType="end"/>
      </w:r>
      <w:r>
        <w:t>.</w:t>
      </w:r>
    </w:p>
    <w:p w14:paraId="70402898" w14:textId="77777777" w:rsidR="00F42727" w:rsidRDefault="00F42727"/>
    <w:p w14:paraId="686244B4" w14:textId="77777777" w:rsidR="00F42727" w:rsidRDefault="00F42727">
      <w:pPr>
        <w:pStyle w:val="Caption"/>
        <w:keepNext/>
        <w:rPr>
          <w:b w:val="0"/>
        </w:rPr>
      </w:pPr>
      <w:bookmarkStart w:id="1231" w:name="_Ref106183136"/>
      <w:r>
        <w:t xml:space="preserve">Table </w:t>
      </w:r>
      <w:fldSimple w:instr=" SEQ &quot;Table&quot; \*Arabic ">
        <w:r>
          <w:t>7</w:t>
        </w:r>
      </w:fldSimple>
      <w:bookmarkEnd w:id="1231"/>
      <w:r>
        <w:t xml:space="preserve"> - </w:t>
      </w:r>
      <w:r>
        <w:rPr>
          <w:b w:val="0"/>
        </w:rPr>
        <w:t>Contents of the control node’s STATUS_RESPONSE message</w:t>
      </w:r>
    </w:p>
    <w:tbl>
      <w:tblPr>
        <w:tblW w:w="0" w:type="auto"/>
        <w:tblInd w:w="-30" w:type="dxa"/>
        <w:tblLayout w:type="fixed"/>
        <w:tblLook w:val="0000" w:firstRow="0" w:lastRow="0" w:firstColumn="0" w:lastColumn="0" w:noHBand="0" w:noVBand="0"/>
      </w:tblPr>
      <w:tblGrid>
        <w:gridCol w:w="2139"/>
        <w:gridCol w:w="8250"/>
      </w:tblGrid>
      <w:tr w:rsidR="00F42727" w14:paraId="5C885BB6" w14:textId="77777777">
        <w:trPr>
          <w:trHeight w:val="276"/>
        </w:trPr>
        <w:tc>
          <w:tcPr>
            <w:tcW w:w="2139" w:type="dxa"/>
            <w:vMerge w:val="restart"/>
            <w:tcBorders>
              <w:top w:val="single" w:sz="4" w:space="0" w:color="000000"/>
              <w:left w:val="single" w:sz="4" w:space="0" w:color="000000"/>
              <w:bottom w:val="single" w:sz="4" w:space="0" w:color="000000"/>
            </w:tcBorders>
          </w:tcPr>
          <w:p w14:paraId="1CF2A667" w14:textId="77777777" w:rsidR="00F42727" w:rsidRDefault="00F42727">
            <w:pPr>
              <w:snapToGrid w:val="0"/>
              <w:rPr>
                <w:b/>
              </w:rPr>
            </w:pPr>
            <w:r>
              <w:rPr>
                <w:b/>
              </w:rPr>
              <w:t>Body line number</w:t>
            </w:r>
          </w:p>
        </w:tc>
        <w:tc>
          <w:tcPr>
            <w:tcW w:w="8250" w:type="dxa"/>
            <w:vMerge w:val="restart"/>
            <w:tcBorders>
              <w:top w:val="single" w:sz="4" w:space="0" w:color="000000"/>
              <w:left w:val="single" w:sz="4" w:space="0" w:color="000000"/>
              <w:bottom w:val="single" w:sz="4" w:space="0" w:color="000000"/>
              <w:right w:val="single" w:sz="4" w:space="0" w:color="000000"/>
            </w:tcBorders>
          </w:tcPr>
          <w:p w14:paraId="23E67E4F" w14:textId="77777777" w:rsidR="00F42727" w:rsidRDefault="00F42727">
            <w:pPr>
              <w:snapToGrid w:val="0"/>
              <w:rPr>
                <w:b/>
              </w:rPr>
            </w:pPr>
            <w:r>
              <w:rPr>
                <w:b/>
              </w:rPr>
              <w:t>Contents</w:t>
            </w:r>
          </w:p>
        </w:tc>
      </w:tr>
      <w:tr w:rsidR="00F42727" w14:paraId="507933C8" w14:textId="77777777">
        <w:trPr>
          <w:trHeight w:val="276"/>
        </w:trPr>
        <w:tc>
          <w:tcPr>
            <w:tcW w:w="2139" w:type="dxa"/>
            <w:vMerge w:val="restart"/>
            <w:tcBorders>
              <w:top w:val="single" w:sz="4" w:space="0" w:color="000000"/>
              <w:left w:val="single" w:sz="4" w:space="0" w:color="000000"/>
              <w:bottom w:val="single" w:sz="4" w:space="0" w:color="000000"/>
            </w:tcBorders>
          </w:tcPr>
          <w:p w14:paraId="76334C1A" w14:textId="77777777" w:rsidR="00F42727" w:rsidRDefault="00F42727">
            <w:pPr>
              <w:snapToGrid w:val="0"/>
            </w:pPr>
            <w:r>
              <w:t>1</w:t>
            </w:r>
          </w:p>
        </w:tc>
        <w:tc>
          <w:tcPr>
            <w:tcW w:w="8250" w:type="dxa"/>
            <w:vMerge w:val="restart"/>
            <w:tcBorders>
              <w:top w:val="single" w:sz="4" w:space="0" w:color="000000"/>
              <w:left w:val="single" w:sz="4" w:space="0" w:color="000000"/>
              <w:bottom w:val="single" w:sz="4" w:space="0" w:color="000000"/>
              <w:right w:val="single" w:sz="4" w:space="0" w:color="000000"/>
            </w:tcBorders>
          </w:tcPr>
          <w:p w14:paraId="28FB6C5F" w14:textId="77777777" w:rsidR="00F42727" w:rsidRDefault="00F42727">
            <w:pPr>
              <w:snapToGrid w:val="0"/>
            </w:pPr>
            <w:r>
              <w:t>Text string identifying database – ‘photon’, ‘event’ or ‘spacecraft’</w:t>
            </w:r>
          </w:p>
        </w:tc>
      </w:tr>
      <w:tr w:rsidR="00F42727" w14:paraId="077054A2" w14:textId="77777777">
        <w:trPr>
          <w:trHeight w:val="276"/>
        </w:trPr>
        <w:tc>
          <w:tcPr>
            <w:tcW w:w="2139" w:type="dxa"/>
            <w:vMerge w:val="restart"/>
            <w:tcBorders>
              <w:top w:val="single" w:sz="4" w:space="0" w:color="000000"/>
              <w:left w:val="single" w:sz="4" w:space="0" w:color="000000"/>
              <w:bottom w:val="single" w:sz="4" w:space="0" w:color="000000"/>
            </w:tcBorders>
          </w:tcPr>
          <w:p w14:paraId="54C44D22" w14:textId="77777777" w:rsidR="00F42727" w:rsidRDefault="00F42727">
            <w:pPr>
              <w:snapToGrid w:val="0"/>
            </w:pPr>
            <w:r>
              <w:t>2</w:t>
            </w:r>
          </w:p>
        </w:tc>
        <w:tc>
          <w:tcPr>
            <w:tcW w:w="8250" w:type="dxa"/>
            <w:vMerge w:val="restart"/>
            <w:tcBorders>
              <w:top w:val="single" w:sz="4" w:space="0" w:color="000000"/>
              <w:left w:val="single" w:sz="4" w:space="0" w:color="000000"/>
              <w:bottom w:val="single" w:sz="4" w:space="0" w:color="000000"/>
              <w:right w:val="single" w:sz="4" w:space="0" w:color="000000"/>
            </w:tcBorders>
          </w:tcPr>
          <w:p w14:paraId="09CFE427" w14:textId="77777777" w:rsidR="00F42727" w:rsidRDefault="00F42727">
            <w:pPr>
              <w:snapToGrid w:val="0"/>
            </w:pPr>
            <w:r>
              <w:t>Date &amp; time stamp of server start up</w:t>
            </w:r>
          </w:p>
        </w:tc>
      </w:tr>
      <w:tr w:rsidR="00F42727" w14:paraId="7244F42A" w14:textId="77777777">
        <w:trPr>
          <w:trHeight w:val="276"/>
        </w:trPr>
        <w:tc>
          <w:tcPr>
            <w:tcW w:w="2139" w:type="dxa"/>
            <w:vMerge w:val="restart"/>
            <w:tcBorders>
              <w:top w:val="single" w:sz="4" w:space="0" w:color="000000"/>
              <w:left w:val="single" w:sz="4" w:space="0" w:color="000000"/>
              <w:bottom w:val="single" w:sz="4" w:space="0" w:color="000000"/>
            </w:tcBorders>
          </w:tcPr>
          <w:p w14:paraId="7B6B819F" w14:textId="77777777" w:rsidR="00F42727" w:rsidRDefault="00F42727">
            <w:pPr>
              <w:snapToGrid w:val="0"/>
            </w:pPr>
            <w:r>
              <w:t>3</w:t>
            </w:r>
          </w:p>
        </w:tc>
        <w:tc>
          <w:tcPr>
            <w:tcW w:w="8250" w:type="dxa"/>
            <w:vMerge w:val="restart"/>
            <w:tcBorders>
              <w:top w:val="single" w:sz="4" w:space="0" w:color="000000"/>
              <w:left w:val="single" w:sz="4" w:space="0" w:color="000000"/>
              <w:bottom w:val="single" w:sz="4" w:space="0" w:color="000000"/>
              <w:right w:val="single" w:sz="4" w:space="0" w:color="000000"/>
            </w:tcBorders>
          </w:tcPr>
          <w:p w14:paraId="6658A87F" w14:textId="77777777" w:rsidR="00F42727" w:rsidRDefault="00F42727">
            <w:pPr>
              <w:snapToGrid w:val="0"/>
            </w:pPr>
            <w:r>
              <w:t xml:space="preserve">Total time alive in </w:t>
            </w:r>
            <w:proofErr w:type="gramStart"/>
            <w:r>
              <w:t>HH:MM::</w:t>
            </w:r>
            <w:proofErr w:type="gramEnd"/>
            <w:r>
              <w:t>SS format</w:t>
            </w:r>
          </w:p>
        </w:tc>
      </w:tr>
      <w:tr w:rsidR="00F42727" w14:paraId="39EF78CD" w14:textId="77777777">
        <w:trPr>
          <w:trHeight w:val="276"/>
        </w:trPr>
        <w:tc>
          <w:tcPr>
            <w:tcW w:w="2139" w:type="dxa"/>
            <w:vMerge w:val="restart"/>
            <w:tcBorders>
              <w:top w:val="single" w:sz="4" w:space="0" w:color="000000"/>
              <w:left w:val="single" w:sz="4" w:space="0" w:color="000000"/>
              <w:bottom w:val="single" w:sz="4" w:space="0" w:color="000000"/>
            </w:tcBorders>
          </w:tcPr>
          <w:p w14:paraId="5A57DBE7" w14:textId="77777777" w:rsidR="00F42727" w:rsidRDefault="00F42727">
            <w:pPr>
              <w:snapToGrid w:val="0"/>
            </w:pPr>
            <w:r>
              <w:t>4</w:t>
            </w:r>
          </w:p>
        </w:tc>
        <w:tc>
          <w:tcPr>
            <w:tcW w:w="8250" w:type="dxa"/>
            <w:vMerge w:val="restart"/>
            <w:tcBorders>
              <w:top w:val="single" w:sz="4" w:space="0" w:color="000000"/>
              <w:left w:val="single" w:sz="4" w:space="0" w:color="000000"/>
              <w:bottom w:val="single" w:sz="4" w:space="0" w:color="000000"/>
              <w:right w:val="single" w:sz="4" w:space="0" w:color="000000"/>
            </w:tcBorders>
          </w:tcPr>
          <w:p w14:paraId="779C1571" w14:textId="77777777" w:rsidR="00F42727" w:rsidRDefault="00F42727">
            <w:pPr>
              <w:snapToGrid w:val="0"/>
            </w:pPr>
            <w:r>
              <w:t>Number of queries completed in ‘%</w:t>
            </w:r>
            <w:proofErr w:type="gramStart"/>
            <w:r>
              <w:t>d  %d  %d  %</w:t>
            </w:r>
            <w:proofErr w:type="gramEnd"/>
            <w:r>
              <w:t>d’ format where the first number is the total and the other three are the counts for the individual priority queues.</w:t>
            </w:r>
          </w:p>
        </w:tc>
      </w:tr>
      <w:tr w:rsidR="00F42727" w14:paraId="665F992F" w14:textId="77777777">
        <w:trPr>
          <w:trHeight w:val="276"/>
        </w:trPr>
        <w:tc>
          <w:tcPr>
            <w:tcW w:w="2139" w:type="dxa"/>
            <w:vMerge w:val="restart"/>
            <w:tcBorders>
              <w:top w:val="single" w:sz="4" w:space="0" w:color="000000"/>
              <w:left w:val="single" w:sz="4" w:space="0" w:color="000000"/>
              <w:bottom w:val="single" w:sz="4" w:space="0" w:color="000000"/>
            </w:tcBorders>
          </w:tcPr>
          <w:p w14:paraId="32FA27EA" w14:textId="77777777" w:rsidR="00F42727" w:rsidRDefault="00F42727">
            <w:pPr>
              <w:snapToGrid w:val="0"/>
            </w:pPr>
            <w:r>
              <w:t>5</w:t>
            </w:r>
          </w:p>
        </w:tc>
        <w:tc>
          <w:tcPr>
            <w:tcW w:w="8250" w:type="dxa"/>
            <w:vMerge w:val="restart"/>
            <w:tcBorders>
              <w:top w:val="single" w:sz="4" w:space="0" w:color="000000"/>
              <w:left w:val="single" w:sz="4" w:space="0" w:color="000000"/>
              <w:bottom w:val="single" w:sz="4" w:space="0" w:color="000000"/>
              <w:right w:val="single" w:sz="4" w:space="0" w:color="000000"/>
            </w:tcBorders>
          </w:tcPr>
          <w:p w14:paraId="41DA14DF" w14:textId="77777777" w:rsidR="00F42727" w:rsidRDefault="00F42727">
            <w:pPr>
              <w:snapToGrid w:val="0"/>
            </w:pPr>
            <w:r>
              <w:t>Average real time (in seconds) per query in “%</w:t>
            </w:r>
            <w:proofErr w:type="gramStart"/>
            <w:r>
              <w:t>f  %f  %</w:t>
            </w:r>
            <w:proofErr w:type="gramEnd"/>
            <w:r>
              <w:t>f’ format, one per queue</w:t>
            </w:r>
          </w:p>
        </w:tc>
      </w:tr>
      <w:tr w:rsidR="00F42727" w14:paraId="4B9F8423" w14:textId="77777777">
        <w:trPr>
          <w:trHeight w:val="276"/>
        </w:trPr>
        <w:tc>
          <w:tcPr>
            <w:tcW w:w="2139" w:type="dxa"/>
            <w:vMerge w:val="restart"/>
            <w:tcBorders>
              <w:top w:val="single" w:sz="4" w:space="0" w:color="000000"/>
              <w:left w:val="single" w:sz="4" w:space="0" w:color="000000"/>
              <w:bottom w:val="single" w:sz="4" w:space="0" w:color="000000"/>
            </w:tcBorders>
          </w:tcPr>
          <w:p w14:paraId="7C8488AC" w14:textId="77777777" w:rsidR="00F42727" w:rsidRDefault="00F42727">
            <w:pPr>
              <w:snapToGrid w:val="0"/>
            </w:pPr>
            <w:r>
              <w:t>6</w:t>
            </w:r>
          </w:p>
        </w:tc>
        <w:tc>
          <w:tcPr>
            <w:tcW w:w="8250" w:type="dxa"/>
            <w:vMerge w:val="restart"/>
            <w:tcBorders>
              <w:top w:val="single" w:sz="4" w:space="0" w:color="000000"/>
              <w:left w:val="single" w:sz="4" w:space="0" w:color="000000"/>
              <w:bottom w:val="single" w:sz="4" w:space="0" w:color="000000"/>
              <w:right w:val="single" w:sz="4" w:space="0" w:color="000000"/>
            </w:tcBorders>
          </w:tcPr>
          <w:p w14:paraId="037C1E35" w14:textId="77777777" w:rsidR="00F42727" w:rsidRDefault="00F42727">
            <w:pPr>
              <w:snapToGrid w:val="0"/>
            </w:pPr>
            <w:r>
              <w:t>Average total processing time (in seconds) per query in “%</w:t>
            </w:r>
            <w:proofErr w:type="gramStart"/>
            <w:r>
              <w:t>f  %f  %</w:t>
            </w:r>
            <w:proofErr w:type="gramEnd"/>
            <w:r>
              <w:t xml:space="preserve">f’ format, one per queue.  The total processing time is the sum of the time required by each search node involved to </w:t>
            </w:r>
            <w:proofErr w:type="gramStart"/>
            <w:r>
              <w:t>actually process</w:t>
            </w:r>
            <w:proofErr w:type="gramEnd"/>
            <w:r>
              <w:t xml:space="preserve"> the query.</w:t>
            </w:r>
          </w:p>
        </w:tc>
      </w:tr>
      <w:tr w:rsidR="00F42727" w14:paraId="6E927768" w14:textId="77777777">
        <w:trPr>
          <w:trHeight w:val="276"/>
        </w:trPr>
        <w:tc>
          <w:tcPr>
            <w:tcW w:w="2139" w:type="dxa"/>
            <w:vMerge w:val="restart"/>
            <w:tcBorders>
              <w:top w:val="single" w:sz="4" w:space="0" w:color="000000"/>
              <w:left w:val="single" w:sz="4" w:space="0" w:color="000000"/>
              <w:bottom w:val="single" w:sz="4" w:space="0" w:color="000000"/>
            </w:tcBorders>
          </w:tcPr>
          <w:p w14:paraId="419D04FD" w14:textId="77777777" w:rsidR="00F42727" w:rsidRDefault="00F42727">
            <w:pPr>
              <w:snapToGrid w:val="0"/>
            </w:pPr>
            <w:r>
              <w:t>7</w:t>
            </w:r>
          </w:p>
        </w:tc>
        <w:tc>
          <w:tcPr>
            <w:tcW w:w="8250" w:type="dxa"/>
            <w:vMerge w:val="restart"/>
            <w:tcBorders>
              <w:top w:val="single" w:sz="4" w:space="0" w:color="000000"/>
              <w:left w:val="single" w:sz="4" w:space="0" w:color="000000"/>
              <w:bottom w:val="single" w:sz="4" w:space="0" w:color="000000"/>
              <w:right w:val="single" w:sz="4" w:space="0" w:color="000000"/>
            </w:tcBorders>
          </w:tcPr>
          <w:p w14:paraId="3FD52252" w14:textId="77777777" w:rsidR="00F42727" w:rsidRDefault="00F42727">
            <w:pPr>
              <w:snapToGrid w:val="0"/>
            </w:pPr>
            <w:r>
              <w:t>Average number of nodes used per query in “%</w:t>
            </w:r>
            <w:proofErr w:type="gramStart"/>
            <w:r>
              <w:t>f  %f  %</w:t>
            </w:r>
            <w:proofErr w:type="gramEnd"/>
            <w:r>
              <w:t>f” format, one per queue</w:t>
            </w:r>
          </w:p>
        </w:tc>
      </w:tr>
      <w:tr w:rsidR="00F42727" w14:paraId="772756C8" w14:textId="77777777">
        <w:trPr>
          <w:trHeight w:val="276"/>
        </w:trPr>
        <w:tc>
          <w:tcPr>
            <w:tcW w:w="2139" w:type="dxa"/>
            <w:vMerge w:val="restart"/>
            <w:tcBorders>
              <w:top w:val="single" w:sz="4" w:space="0" w:color="000000"/>
              <w:left w:val="single" w:sz="4" w:space="0" w:color="000000"/>
              <w:bottom w:val="single" w:sz="4" w:space="0" w:color="000000"/>
            </w:tcBorders>
          </w:tcPr>
          <w:p w14:paraId="03FBC5E6" w14:textId="77777777" w:rsidR="00F42727" w:rsidRDefault="00F42727">
            <w:pPr>
              <w:snapToGrid w:val="0"/>
            </w:pPr>
            <w:r>
              <w:t>8</w:t>
            </w:r>
          </w:p>
        </w:tc>
        <w:tc>
          <w:tcPr>
            <w:tcW w:w="8250" w:type="dxa"/>
            <w:vMerge w:val="restart"/>
            <w:tcBorders>
              <w:top w:val="single" w:sz="4" w:space="0" w:color="000000"/>
              <w:left w:val="single" w:sz="4" w:space="0" w:color="000000"/>
              <w:bottom w:val="single" w:sz="4" w:space="0" w:color="000000"/>
              <w:right w:val="single" w:sz="4" w:space="0" w:color="000000"/>
            </w:tcBorders>
          </w:tcPr>
          <w:p w14:paraId="6CE3B86E" w14:textId="77777777" w:rsidR="00F42727" w:rsidRDefault="00F42727">
            <w:pPr>
              <w:snapToGrid w:val="0"/>
            </w:pPr>
            <w:r>
              <w:t xml:space="preserve">Number of currently open queries </w:t>
            </w:r>
            <w:proofErr w:type="gramStart"/>
            <w:r>
              <w:t>in ‘%d  %d  %d  %</w:t>
            </w:r>
            <w:proofErr w:type="gramEnd"/>
            <w:r>
              <w:t>d’ format where the first number is the total and the other three are the counts for the individual priority queues.</w:t>
            </w:r>
          </w:p>
        </w:tc>
      </w:tr>
      <w:tr w:rsidR="00F42727" w14:paraId="0A4F5B2C" w14:textId="77777777">
        <w:trPr>
          <w:trHeight w:val="276"/>
        </w:trPr>
        <w:tc>
          <w:tcPr>
            <w:tcW w:w="2139" w:type="dxa"/>
            <w:vMerge w:val="restart"/>
            <w:tcBorders>
              <w:top w:val="single" w:sz="4" w:space="0" w:color="000000"/>
              <w:left w:val="single" w:sz="4" w:space="0" w:color="000000"/>
              <w:bottom w:val="single" w:sz="4" w:space="0" w:color="000000"/>
            </w:tcBorders>
          </w:tcPr>
          <w:p w14:paraId="3B393C8E" w14:textId="77777777" w:rsidR="00F42727" w:rsidRDefault="00F42727">
            <w:pPr>
              <w:snapToGrid w:val="0"/>
            </w:pPr>
            <w:r>
              <w:t>9</w:t>
            </w:r>
          </w:p>
        </w:tc>
        <w:tc>
          <w:tcPr>
            <w:tcW w:w="8250" w:type="dxa"/>
            <w:vMerge w:val="restart"/>
            <w:tcBorders>
              <w:top w:val="single" w:sz="4" w:space="0" w:color="000000"/>
              <w:left w:val="single" w:sz="4" w:space="0" w:color="000000"/>
              <w:bottom w:val="single" w:sz="4" w:space="0" w:color="000000"/>
              <w:right w:val="single" w:sz="4" w:space="0" w:color="000000"/>
            </w:tcBorders>
          </w:tcPr>
          <w:p w14:paraId="1DD4DDD8" w14:textId="77777777" w:rsidR="00F42727" w:rsidRDefault="00F42727">
            <w:pPr>
              <w:snapToGrid w:val="0"/>
            </w:pPr>
            <w:r>
              <w:t>Text string “Processing Queries”</w:t>
            </w:r>
          </w:p>
        </w:tc>
      </w:tr>
      <w:tr w:rsidR="00F42727" w14:paraId="602202EF" w14:textId="77777777">
        <w:trPr>
          <w:trHeight w:val="276"/>
        </w:trPr>
        <w:tc>
          <w:tcPr>
            <w:tcW w:w="2139" w:type="dxa"/>
            <w:vMerge w:val="restart"/>
            <w:tcBorders>
              <w:top w:val="single" w:sz="4" w:space="0" w:color="000000"/>
              <w:left w:val="single" w:sz="4" w:space="0" w:color="000000"/>
              <w:bottom w:val="single" w:sz="4" w:space="0" w:color="000000"/>
            </w:tcBorders>
          </w:tcPr>
          <w:p w14:paraId="21696733" w14:textId="77777777" w:rsidR="00F42727" w:rsidRDefault="00F42727">
            <w:pPr>
              <w:snapToGrid w:val="0"/>
            </w:pPr>
            <w:r>
              <w:t>10 to n</w:t>
            </w:r>
          </w:p>
        </w:tc>
        <w:tc>
          <w:tcPr>
            <w:tcW w:w="8250" w:type="dxa"/>
            <w:vMerge w:val="restart"/>
            <w:tcBorders>
              <w:top w:val="single" w:sz="4" w:space="0" w:color="000000"/>
              <w:left w:val="single" w:sz="4" w:space="0" w:color="000000"/>
              <w:bottom w:val="single" w:sz="4" w:space="0" w:color="000000"/>
              <w:right w:val="single" w:sz="4" w:space="0" w:color="000000"/>
            </w:tcBorders>
          </w:tcPr>
          <w:p w14:paraId="63A8DC8D" w14:textId="77777777" w:rsidR="00F42727" w:rsidRDefault="00F42727">
            <w:pPr>
              <w:snapToGrid w:val="0"/>
            </w:pPr>
            <w:r>
              <w:t xml:space="preserve">Query ID strings of queries </w:t>
            </w:r>
            <w:proofErr w:type="gramStart"/>
            <w:r>
              <w:t>currently</w:t>
            </w:r>
            <w:proofErr w:type="gramEnd"/>
            <w:r>
              <w:t xml:space="preserve"> being processed, one query ID per line</w:t>
            </w:r>
          </w:p>
        </w:tc>
      </w:tr>
      <w:tr w:rsidR="00F42727" w14:paraId="306FCA58" w14:textId="77777777">
        <w:trPr>
          <w:trHeight w:val="276"/>
        </w:trPr>
        <w:tc>
          <w:tcPr>
            <w:tcW w:w="2139" w:type="dxa"/>
            <w:vMerge w:val="restart"/>
            <w:tcBorders>
              <w:top w:val="single" w:sz="4" w:space="0" w:color="000000"/>
              <w:left w:val="single" w:sz="4" w:space="0" w:color="000000"/>
              <w:bottom w:val="single" w:sz="4" w:space="0" w:color="000000"/>
            </w:tcBorders>
          </w:tcPr>
          <w:p w14:paraId="13D77261" w14:textId="77777777" w:rsidR="00F42727" w:rsidRDefault="00F42727">
            <w:pPr>
              <w:snapToGrid w:val="0"/>
            </w:pPr>
            <w:r>
              <w:t>n+1</w:t>
            </w:r>
          </w:p>
        </w:tc>
        <w:tc>
          <w:tcPr>
            <w:tcW w:w="8250" w:type="dxa"/>
            <w:vMerge w:val="restart"/>
            <w:tcBorders>
              <w:top w:val="single" w:sz="4" w:space="0" w:color="000000"/>
              <w:left w:val="single" w:sz="4" w:space="0" w:color="000000"/>
              <w:bottom w:val="single" w:sz="4" w:space="0" w:color="000000"/>
              <w:right w:val="single" w:sz="4" w:space="0" w:color="000000"/>
            </w:tcBorders>
          </w:tcPr>
          <w:p w14:paraId="4B4BA7C3" w14:textId="77777777" w:rsidR="00F42727" w:rsidRDefault="00F42727">
            <w:pPr>
              <w:snapToGrid w:val="0"/>
            </w:pPr>
            <w:r>
              <w:t>Text string “Search node status”</w:t>
            </w:r>
          </w:p>
        </w:tc>
      </w:tr>
      <w:tr w:rsidR="00F42727" w14:paraId="00613EFC" w14:textId="77777777">
        <w:trPr>
          <w:trHeight w:val="276"/>
        </w:trPr>
        <w:tc>
          <w:tcPr>
            <w:tcW w:w="2139" w:type="dxa"/>
            <w:vMerge w:val="restart"/>
            <w:tcBorders>
              <w:top w:val="single" w:sz="4" w:space="0" w:color="000000"/>
              <w:left w:val="single" w:sz="4" w:space="0" w:color="000000"/>
              <w:bottom w:val="single" w:sz="4" w:space="0" w:color="000000"/>
            </w:tcBorders>
          </w:tcPr>
          <w:p w14:paraId="4BB25807" w14:textId="77777777" w:rsidR="00F42727" w:rsidRDefault="00F42727">
            <w:pPr>
              <w:snapToGrid w:val="0"/>
            </w:pPr>
            <w:r>
              <w:t>n+2 to m</w:t>
            </w:r>
          </w:p>
        </w:tc>
        <w:tc>
          <w:tcPr>
            <w:tcW w:w="8250" w:type="dxa"/>
            <w:vMerge w:val="restart"/>
            <w:tcBorders>
              <w:top w:val="single" w:sz="4" w:space="0" w:color="000000"/>
              <w:left w:val="single" w:sz="4" w:space="0" w:color="000000"/>
              <w:bottom w:val="single" w:sz="4" w:space="0" w:color="000000"/>
              <w:right w:val="single" w:sz="4" w:space="0" w:color="000000"/>
            </w:tcBorders>
          </w:tcPr>
          <w:p w14:paraId="13E7D804" w14:textId="77777777" w:rsidR="00F42727" w:rsidRDefault="00F42727">
            <w:pPr>
              <w:snapToGrid w:val="0"/>
            </w:pPr>
            <w:r>
              <w:t>Status of the connected search nodes, one node per line.  This line will contain the following information, separated by pipe ‘|’ characters:</w:t>
            </w:r>
          </w:p>
          <w:p w14:paraId="4056D244" w14:textId="77777777" w:rsidR="00F42727" w:rsidRDefault="00F42727">
            <w:pPr>
              <w:numPr>
                <w:ilvl w:val="0"/>
                <w:numId w:val="14"/>
                <w:numberingChange w:id="1232" w:author="Tom Stephens" w:date="2011-12-07T12:44:00Z" w:original=""/>
              </w:numPr>
            </w:pPr>
            <w:r>
              <w:t>Node name</w:t>
            </w:r>
          </w:p>
          <w:p w14:paraId="5DCD591C" w14:textId="77777777" w:rsidR="00F42727" w:rsidRDefault="00F42727">
            <w:pPr>
              <w:numPr>
                <w:ilvl w:val="0"/>
                <w:numId w:val="14"/>
                <w:numberingChange w:id="1233" w:author="Tom Stephens" w:date="2011-12-07T12:44:00Z" w:original=""/>
              </w:numPr>
            </w:pPr>
            <w:r>
              <w:t>Date &amp; time stamp of node connection</w:t>
            </w:r>
          </w:p>
          <w:p w14:paraId="29E08248" w14:textId="77777777" w:rsidR="00F42727" w:rsidRDefault="00F42727">
            <w:pPr>
              <w:numPr>
                <w:ilvl w:val="0"/>
                <w:numId w:val="14"/>
                <w:numberingChange w:id="1234" w:author="Tom Stephens" w:date="2011-12-07T12:44:00Z" w:original=""/>
              </w:numPr>
            </w:pPr>
            <w:r>
              <w:lastRenderedPageBreak/>
              <w:t>Total time connected, in seconds</w:t>
            </w:r>
          </w:p>
          <w:p w14:paraId="24F2C858" w14:textId="77777777" w:rsidR="00F42727" w:rsidRDefault="00F42727">
            <w:pPr>
              <w:numPr>
                <w:ilvl w:val="0"/>
                <w:numId w:val="14"/>
                <w:numberingChange w:id="1235" w:author="Tom Stephens" w:date="2011-12-07T12:44:00Z" w:original=""/>
              </w:numPr>
            </w:pPr>
            <w:r>
              <w:t xml:space="preserve">Total time </w:t>
            </w:r>
            <w:proofErr w:type="gramStart"/>
            <w:r>
              <w:t>spend</w:t>
            </w:r>
            <w:proofErr w:type="gramEnd"/>
            <w:r>
              <w:t xml:space="preserve"> processing queries, in seconds</w:t>
            </w:r>
          </w:p>
          <w:p w14:paraId="10FC96B0" w14:textId="77777777" w:rsidR="00F42727" w:rsidRDefault="00F42727">
            <w:pPr>
              <w:numPr>
                <w:ilvl w:val="0"/>
                <w:numId w:val="14"/>
                <w:numberingChange w:id="1236" w:author="Tom Stephens" w:date="2011-12-07T12:44:00Z" w:original=""/>
              </w:numPr>
            </w:pPr>
            <w:r>
              <w:t>Number of queries processed</w:t>
            </w:r>
          </w:p>
          <w:p w14:paraId="452D92B0" w14:textId="77777777" w:rsidR="00F42727" w:rsidRDefault="00F42727">
            <w:pPr>
              <w:numPr>
                <w:ilvl w:val="0"/>
                <w:numId w:val="14"/>
                <w:numberingChange w:id="1237" w:author="Tom Stephens" w:date="2011-12-07T12:44:00Z" w:original=""/>
              </w:numPr>
            </w:pPr>
            <w:r>
              <w:t xml:space="preserve">Query ID string of query </w:t>
            </w:r>
            <w:proofErr w:type="gramStart"/>
            <w:r>
              <w:t>currently</w:t>
            </w:r>
            <w:proofErr w:type="gramEnd"/>
            <w:r>
              <w:t xml:space="preserve"> processing if any, otherwise text string ‘idle’</w:t>
            </w:r>
          </w:p>
        </w:tc>
      </w:tr>
    </w:tbl>
    <w:p w14:paraId="2DBA033E" w14:textId="77777777" w:rsidR="00F42727" w:rsidRDefault="00F42727"/>
    <w:p w14:paraId="541B361E" w14:textId="77777777" w:rsidR="00F42727" w:rsidRDefault="00F42727">
      <w:pPr>
        <w:pStyle w:val="Heading3"/>
        <w:numPr>
          <w:numberingChange w:id="1238" w:author="Tom Stephens" w:date="2011-12-07T12:44:00Z" w:original="%1:7:0:.%2:3:0:.%3:2:0:"/>
        </w:numPr>
      </w:pPr>
      <w:bookmarkStart w:id="1239" w:name="_toc2112"/>
      <w:bookmarkEnd w:id="1239"/>
      <w:r>
        <w:t>Search Node</w:t>
      </w:r>
    </w:p>
    <w:p w14:paraId="32F807E6" w14:textId="77777777" w:rsidR="00F42727" w:rsidRDefault="00F42727">
      <w:r>
        <w:tab/>
        <w:t xml:space="preserve">For a typical search, this is where most of the work is done.  Unlike the </w:t>
      </w:r>
      <w:proofErr w:type="spellStart"/>
      <w:r>
        <w:t>QueueManager</w:t>
      </w:r>
      <w:proofErr w:type="spellEnd"/>
      <w:r>
        <w:t xml:space="preserve"> and the Control node, the search node process is not an asynchronous message handler but instead has a single processing path that it passes through for each query processed.  The search node is a TCP/IP client to the control node and connects on </w:t>
      </w:r>
      <w:proofErr w:type="spellStart"/>
      <w:r>
        <w:t>start up</w:t>
      </w:r>
      <w:proofErr w:type="spellEnd"/>
      <w:r>
        <w:t>.</w:t>
      </w:r>
    </w:p>
    <w:p w14:paraId="7053C4B7" w14:textId="77777777" w:rsidR="00F42727" w:rsidRDefault="00F42727">
      <w:r>
        <w:tab/>
        <w:t>The basic program flow for this process is shown in</w:t>
      </w:r>
      <w:ins w:id="1240" w:author="Tom Stephens" w:date="2011-12-20T14:14:00Z">
        <w:r w:rsidR="005A0323">
          <w:t xml:space="preserve"> Figure 9 below</w:t>
        </w:r>
      </w:ins>
      <w:del w:id="1241" w:author="Tom Stephens" w:date="2011-12-20T14:14:00Z">
        <w:r w:rsidDel="005A0323">
          <w:delText xml:space="preserve"> </w:delText>
        </w:r>
        <w:r w:rsidDel="005A0323">
          <w:fldChar w:fldCharType="begin"/>
        </w:r>
        <w:r w:rsidDel="005A0323">
          <w:delInstrText xml:space="preserve"> REF _Ref107391406 \h </w:delInstrText>
        </w:r>
        <w:r w:rsidDel="005A0323">
          <w:fldChar w:fldCharType="separate"/>
        </w:r>
        <w:r w:rsidDel="005A0323">
          <w:delText>Figure 9</w:delText>
        </w:r>
        <w:r w:rsidDel="005A0323">
          <w:fldChar w:fldCharType="end"/>
        </w:r>
        <w:r w:rsidDel="005A0323">
          <w:fldChar w:fldCharType="begin"/>
        </w:r>
        <w:r w:rsidDel="005A0323">
          <w:delInstrText xml:space="preserve"> REF _Ref106432415 \h </w:delInstrText>
        </w:r>
        <w:r w:rsidDel="005A0323">
          <w:fldChar w:fldCharType="separate"/>
        </w:r>
        <w:r w:rsidDel="005A0323">
          <w:delText>Error: Reference source not found</w:delText>
        </w:r>
        <w:r w:rsidDel="005A0323">
          <w:fldChar w:fldCharType="end"/>
        </w:r>
      </w:del>
      <w:r>
        <w:t xml:space="preserve">.  Like the control node, the search node starts by reading in the configuration data from the configuration file and then connecting to the MySQL database to get the file metadata for the internal data files.  Once this data is read in the node verifies that its internal files match the data from the database.  This is necessary as there may have been a data ingest while the node was down.  If the search node’s data files are out of sync, the node starts by updating its internal files.  Next, the search node connects to the control node and provides its name via the IDENTIFY message.  At this point the node just sits and waits for a message from the control node.  </w:t>
      </w:r>
    </w:p>
    <w:p w14:paraId="58AE893B" w14:textId="77777777" w:rsidR="00F42727" w:rsidRDefault="00F42727">
      <w:r>
        <w:tab/>
        <w:t xml:space="preserve">If the message is a NEW_SEARCH message, the node will </w:t>
      </w:r>
      <w:proofErr w:type="gramStart"/>
      <w:r>
        <w:t>read</w:t>
      </w:r>
      <w:proofErr w:type="gramEnd"/>
      <w:r>
        <w:t xml:space="preserve"> in the node identifier, the row filter command and the list of files to search.  It will create an output file with a name based on the query ID and the node identifier and then loop over all the input files and </w:t>
      </w:r>
      <w:proofErr w:type="gramStart"/>
      <w:r>
        <w:t>applying</w:t>
      </w:r>
      <w:proofErr w:type="gramEnd"/>
      <w:r>
        <w:t xml:space="preserve"> the row filter to the data in files.  The events that make the cut will be written to the output file.  Once all the input files have been processed, the output file is closed and moved to the FTP site.  Once there, the search node will send a SEARCH_FINISHED message back to the control node and wait for another message.</w:t>
      </w:r>
    </w:p>
    <w:p w14:paraId="3AD373E0" w14:textId="77777777" w:rsidR="00F42727" w:rsidRDefault="00F42727">
      <w:r>
        <w:tab/>
        <w:t>If the message is a PROGRAM_</w:t>
      </w:r>
      <w:proofErr w:type="gramStart"/>
      <w:r>
        <w:t>CONTROL:SHUTDOWN</w:t>
      </w:r>
      <w:proofErr w:type="gramEnd"/>
      <w:r>
        <w:t xml:space="preserve"> message, the search node will simply send a DISCONNECT message back to the control node, close the socket connection and shut itself down.</w:t>
      </w:r>
    </w:p>
    <w:p w14:paraId="5D11313D" w14:textId="77777777" w:rsidR="00F42727" w:rsidRDefault="00F42727">
      <w:r>
        <w:tab/>
        <w:t>If the message is a NEW_ or REPROCESSED_DATA_AVAILABLE message, the search node will copy the new files from the control node’s central repository and update its internal metadata tables to reflect the change.  It will then send a DATA_ADDITION_COMPLETE message and wait for another message.</w:t>
      </w:r>
    </w:p>
    <w:p w14:paraId="779ADB55" w14:textId="77777777" w:rsidR="00F42727" w:rsidRDefault="00F42727"/>
    <w:p w14:paraId="0ADD347B" w14:textId="77777777" w:rsidR="00F42727" w:rsidRDefault="00000000">
      <w:pPr>
        <w:keepNext/>
        <w:jc w:val="center"/>
      </w:pPr>
      <w:r>
        <w:lastRenderedPageBreak/>
        <w:pict w14:anchorId="53A07C03">
          <v:shape id="_x0000_s2063" type="#_x0000_t75" style="position:absolute;left:0;text-align:left;margin-left:0;margin-top:1in;width:440.35pt;height:521.6pt;z-index:13;mso-wrap-distance-left:9.05pt;mso-wrap-distance-right:9.05pt;mso-position-horizontal:center;mso-position-vertical-relative:page" filled="t">
            <v:fill color2="black"/>
            <v:imagedata r:id="rId145" o:title=""/>
            <w10:wrap type="topAndBottom" anchory="page"/>
          </v:shape>
        </w:pict>
      </w:r>
    </w:p>
    <w:p w14:paraId="63331C09" w14:textId="77777777" w:rsidR="00F42727" w:rsidRDefault="00F42727">
      <w:pPr>
        <w:pStyle w:val="Caption"/>
        <w:rPr>
          <w:b w:val="0"/>
        </w:rPr>
      </w:pPr>
      <w:bookmarkStart w:id="1242" w:name="_Ref107391406"/>
      <w:bookmarkStart w:id="1243" w:name="_Ref107391387"/>
      <w:r>
        <w:t xml:space="preserve">Figure </w:t>
      </w:r>
      <w:fldSimple w:instr=" SEQ &quot;Figure&quot; \*Arabic ">
        <w:r>
          <w:t>9</w:t>
        </w:r>
      </w:fldSimple>
      <w:bookmarkEnd w:id="1242"/>
      <w:r>
        <w:t xml:space="preserve"> - </w:t>
      </w:r>
      <w:r>
        <w:rPr>
          <w:b w:val="0"/>
        </w:rPr>
        <w:t>Basic program flow for the database search node process.</w:t>
      </w:r>
      <w:bookmarkEnd w:id="1243"/>
    </w:p>
    <w:p w14:paraId="3AC77ECE" w14:textId="77777777" w:rsidR="00F42727" w:rsidRDefault="00F42727"/>
    <w:p w14:paraId="12587024" w14:textId="77777777" w:rsidR="00F42727" w:rsidRDefault="00F42727">
      <w:pPr>
        <w:pStyle w:val="Heading2"/>
        <w:numPr>
          <w:numberingChange w:id="1244" w:author="Tom Stephens" w:date="2011-12-07T12:44:00Z" w:original="%1:7:0:.%2:4:0:"/>
        </w:numPr>
      </w:pPr>
      <w:bookmarkStart w:id="1245" w:name="_toc2122"/>
      <w:bookmarkEnd w:id="1245"/>
      <w:r>
        <w:t>Ingest System</w:t>
      </w:r>
    </w:p>
    <w:p w14:paraId="65D2DD9B" w14:textId="77777777" w:rsidR="00F42727" w:rsidRDefault="00F42727">
      <w:r>
        <w:tab/>
        <w:t>The role of the ingest system is to convert the raw data files received from the LISOC into the internal data file format used by the data servers.  The system must be able to handle both new data received from the instrument as well as reprocessed old data and update the data tables accordingly.</w:t>
      </w:r>
    </w:p>
    <w:p w14:paraId="658C7CEA" w14:textId="77777777" w:rsidR="00F42727" w:rsidRDefault="00F42727">
      <w:pPr>
        <w:pStyle w:val="Heading3"/>
        <w:numPr>
          <w:numberingChange w:id="1246" w:author="Tom Stephens" w:date="2011-12-07T12:44:00Z" w:original="%1:7:0:.%2:4:0:.%3:1:0:"/>
        </w:numPr>
      </w:pPr>
      <w:bookmarkStart w:id="1247" w:name="_toc2124"/>
      <w:bookmarkEnd w:id="1247"/>
      <w:r>
        <w:lastRenderedPageBreak/>
        <w:t>Program Flow</w:t>
      </w:r>
    </w:p>
    <w:p w14:paraId="59A115A4" w14:textId="77777777" w:rsidR="00F42727" w:rsidRDefault="00F42727">
      <w:r>
        <w:tab/>
        <w:t xml:space="preserve">The flow of the ingest program depends on </w:t>
      </w:r>
      <w:proofErr w:type="gramStart"/>
      <w:r>
        <w:t>whether or not</w:t>
      </w:r>
      <w:proofErr w:type="gramEnd"/>
      <w:r>
        <w:t xml:space="preserve"> the system is working on new or reprocessed data files.  </w:t>
      </w:r>
    </w:p>
    <w:p w14:paraId="13C81F5B" w14:textId="77777777" w:rsidR="00F42727" w:rsidRDefault="00F42727">
      <w:pPr>
        <w:pStyle w:val="Heading4"/>
        <w:numPr>
          <w:numberingChange w:id="1248" w:author="Tom Stephens" w:date="2011-12-07T12:44:00Z" w:original="%1:7:0:.%2:4:0:.%3:1:0:.%4:1:0:"/>
        </w:numPr>
      </w:pPr>
      <w:bookmarkStart w:id="1249" w:name="_toc2126"/>
      <w:bookmarkEnd w:id="1249"/>
      <w:r>
        <w:t>New Data</w:t>
      </w:r>
    </w:p>
    <w:p w14:paraId="7F679350" w14:textId="77777777" w:rsidR="00F42727" w:rsidRDefault="00F42727">
      <w:r>
        <w:tab/>
        <w:t xml:space="preserve">For new data the process is </w:t>
      </w:r>
      <w:proofErr w:type="gramStart"/>
      <w:r>
        <w:t>fairly straight</w:t>
      </w:r>
      <w:proofErr w:type="gramEnd"/>
      <w:r>
        <w:t xml:space="preserve"> forward.  The program first checks to see if the specified data file has already been added to the system.  If it has, an error is generated and the program exits.  If not, it then reads in the time frame covered by the data in the new file and determines which files need to be modified.  This is done by comparing the start time in the new data to the times in the most recent internal data files and the configuration file entry governing the size of the data time bins.  If the current data file has reached its maximum size, a new </w:t>
      </w:r>
      <w:proofErr w:type="gramStart"/>
      <w:r>
        <w:t>set</w:t>
      </w:r>
      <w:proofErr w:type="gramEnd"/>
      <w:r>
        <w:t xml:space="preserve"> data files </w:t>
      </w:r>
      <w:proofErr w:type="gramStart"/>
      <w:r>
        <w:t>is</w:t>
      </w:r>
      <w:proofErr w:type="gramEnd"/>
      <w:r>
        <w:t xml:space="preserve"> started using the data from the input file.  If not, the data from the input file </w:t>
      </w:r>
      <w:proofErr w:type="gramStart"/>
      <w:r>
        <w:t>are</w:t>
      </w:r>
      <w:proofErr w:type="gramEnd"/>
      <w:r>
        <w:t xml:space="preserve"> appended to the data in the existing files.</w:t>
      </w:r>
    </w:p>
    <w:p w14:paraId="438B592D" w14:textId="77777777" w:rsidR="00F42727" w:rsidRDefault="00F42727">
      <w:r>
        <w:tab/>
        <w:t xml:space="preserve">Once the new or updated data files have been created, the ingest program connects to the database server and </w:t>
      </w:r>
      <w:proofErr w:type="gramStart"/>
      <w:r>
        <w:t>sends and</w:t>
      </w:r>
      <w:proofErr w:type="gramEnd"/>
      <w:r>
        <w:t xml:space="preserve"> NEW_DATA_AVAILABLE message listing </w:t>
      </w:r>
      <w:proofErr w:type="gramStart"/>
      <w:r>
        <w:t>all of</w:t>
      </w:r>
      <w:proofErr w:type="gramEnd"/>
      <w:r>
        <w:t xml:space="preserve"> the new files that are available.  It then waits for a response from the data server.  If a DATA_ADDITION_COMPLETE message is received, the ingest program updates the MySQL data tables with the new metadata for the current files and then exits.  If a DATA_ADDITION_ERROR message is received, the ingest program exits with an error.</w:t>
      </w:r>
    </w:p>
    <w:p w14:paraId="53E8E997" w14:textId="77777777" w:rsidR="00F42727" w:rsidRDefault="00F42727">
      <w:pPr>
        <w:pStyle w:val="Heading4"/>
        <w:numPr>
          <w:numberingChange w:id="1250" w:author="Tom Stephens" w:date="2011-12-07T12:44:00Z" w:original="%1:7:0:.%2:4:0:.%3:1:0:.%4:2:0:"/>
        </w:numPr>
      </w:pPr>
      <w:bookmarkStart w:id="1251" w:name="_toc2129"/>
      <w:bookmarkEnd w:id="1251"/>
      <w:r>
        <w:t>Reprocessed Data</w:t>
      </w:r>
    </w:p>
    <w:p w14:paraId="29562252" w14:textId="77777777" w:rsidR="00F42727" w:rsidRPr="005A0323" w:rsidDel="005A0323" w:rsidRDefault="00F42727">
      <w:pPr>
        <w:rPr>
          <w:del w:id="1252" w:author="Tom Stephens" w:date="2011-12-20T14:17:00Z"/>
          <w:i/>
          <w:rPrChange w:id="1253" w:author="Tom Stephens" w:date="2011-12-20T14:17:00Z">
            <w:rPr>
              <w:del w:id="1254" w:author="Tom Stephens" w:date="2011-12-20T14:17:00Z"/>
            </w:rPr>
          </w:rPrChange>
        </w:rPr>
      </w:pPr>
      <w:r>
        <w:tab/>
        <w:t xml:space="preserve">The handling of reprocessed data is a little more involved.  </w:t>
      </w:r>
      <w:del w:id="1255" w:author="Tom Stephens" w:date="2011-12-20T14:17:00Z">
        <w:r w:rsidRPr="005A0323" w:rsidDel="005A0323">
          <w:rPr>
            <w:i/>
            <w:rPrChange w:id="1256" w:author="Tom Stephens" w:date="2011-12-20T14:17:00Z">
              <w:rPr/>
            </w:rPrChange>
          </w:rPr>
          <w:delText>In this case, the ingest program may be passed a list of input files instead of a single file to handle as most of the time it will be large portions of the data that will be reprocessed, not just the events from a single spacecraft contact.</w:delText>
        </w:r>
      </w:del>
    </w:p>
    <w:p w14:paraId="686F5CCF" w14:textId="77777777" w:rsidR="00F42727" w:rsidRPr="005A0323" w:rsidRDefault="00F42727">
      <w:pPr>
        <w:rPr>
          <w:i/>
          <w:rPrChange w:id="1257" w:author="Tom Stephens" w:date="2011-12-20T14:17:00Z">
            <w:rPr/>
          </w:rPrChange>
        </w:rPr>
      </w:pPr>
      <w:del w:id="1258" w:author="Tom Stephens" w:date="2011-12-20T14:17:00Z">
        <w:r w:rsidRPr="005A0323" w:rsidDel="005A0323">
          <w:rPr>
            <w:i/>
            <w:rPrChange w:id="1259" w:author="Tom Stephens" w:date="2011-12-20T14:17:00Z">
              <w:rPr/>
            </w:rPrChange>
          </w:rPr>
          <w:tab/>
          <w:delText>The exact design of the method of handling reprocessed data will be determined once the LAT instrument team decides on its procedure for reprocessing data.</w:delText>
        </w:r>
      </w:del>
      <w:ins w:id="1260" w:author="Tom Stephens" w:date="2011-12-20T14:17:00Z">
        <w:r w:rsidR="005A0323" w:rsidRPr="005A0323">
          <w:rPr>
            <w:i/>
            <w:rPrChange w:id="1261" w:author="Tom Stephens" w:date="2011-12-20T14:17:00Z">
              <w:rPr/>
            </w:rPrChange>
          </w:rPr>
          <w:t>This has been implemented and needs to be detailed.</w:t>
        </w:r>
      </w:ins>
    </w:p>
    <w:p w14:paraId="134853CF" w14:textId="77777777" w:rsidR="00F42727" w:rsidRDefault="00F42727">
      <w:pPr>
        <w:pStyle w:val="Heading1"/>
        <w:pageBreakBefore/>
        <w:numPr>
          <w:numberingChange w:id="1262" w:author="Tom Stephens" w:date="2011-12-07T12:44:00Z" w:original="%1:8:0:"/>
        </w:numPr>
      </w:pPr>
      <w:bookmarkStart w:id="1263" w:name="_toc2132"/>
      <w:bookmarkStart w:id="1264" w:name="_Ref107387067"/>
      <w:bookmarkEnd w:id="1263"/>
      <w:r>
        <w:lastRenderedPageBreak/>
        <w:t>MySQL Database Table Descriptions</w:t>
      </w:r>
      <w:bookmarkEnd w:id="1264"/>
    </w:p>
    <w:p w14:paraId="58C3E12C" w14:textId="77777777" w:rsidR="00F42727" w:rsidRPr="0069275B" w:rsidRDefault="00F42727">
      <w:pPr>
        <w:rPr>
          <w:i/>
          <w:rPrChange w:id="1265" w:author="Tom Stephens" w:date="2011-12-20T15:01:00Z">
            <w:rPr/>
          </w:rPrChange>
        </w:rPr>
      </w:pPr>
      <w:r>
        <w:tab/>
        <w:t>This section describes the MySQL database tables used by the system.</w:t>
      </w:r>
      <w:ins w:id="1266" w:author="Tom Stephens" w:date="2011-12-20T15:01:00Z">
        <w:r w:rsidR="0069275B">
          <w:t xml:space="preserve">  </w:t>
        </w:r>
        <w:r w:rsidR="0069275B">
          <w:rPr>
            <w:i/>
          </w:rPr>
          <w:t>Not all the tables are currently described in this section.</w:t>
        </w:r>
      </w:ins>
    </w:p>
    <w:p w14:paraId="6DA23EEE" w14:textId="77777777" w:rsidR="00F42727" w:rsidRDefault="00F42727"/>
    <w:p w14:paraId="04552A86" w14:textId="77777777" w:rsidR="00F42727" w:rsidRDefault="00F42727">
      <w:pPr>
        <w:pStyle w:val="Heading2"/>
        <w:numPr>
          <w:numberingChange w:id="1267" w:author="Tom Stephens" w:date="2011-12-07T12:44:00Z" w:original="%1:8:0:.%2:1:0:"/>
        </w:numPr>
      </w:pPr>
      <w:bookmarkStart w:id="1268" w:name="_toc2135"/>
      <w:bookmarkEnd w:id="1268"/>
      <w:proofErr w:type="spellStart"/>
      <w:r>
        <w:t>Ingest_data</w:t>
      </w:r>
      <w:proofErr w:type="spellEnd"/>
      <w:r>
        <w:t xml:space="preserve"> Table</w:t>
      </w:r>
    </w:p>
    <w:p w14:paraId="524D061C" w14:textId="77777777" w:rsidR="00F42727" w:rsidRDefault="00F42727">
      <w:pPr>
        <w:numPr>
          <w:ilvl w:val="0"/>
          <w:numId w:val="6"/>
          <w:numberingChange w:id="1269" w:author="Tom Stephens" w:date="2011-12-07T12:44:00Z" w:original=""/>
        </w:numPr>
      </w:pPr>
      <w:proofErr w:type="spellStart"/>
      <w:r>
        <w:t>db_name</w:t>
      </w:r>
      <w:proofErr w:type="spellEnd"/>
      <w:r>
        <w:t xml:space="preserve"> – The name of the database (photon, event of spacecraft)</w:t>
      </w:r>
    </w:p>
    <w:p w14:paraId="6FF0392F" w14:textId="77777777" w:rsidR="00F42727" w:rsidRDefault="00F42727">
      <w:pPr>
        <w:numPr>
          <w:ilvl w:val="0"/>
          <w:numId w:val="6"/>
          <w:numberingChange w:id="1270" w:author="Tom Stephens" w:date="2011-12-07T12:44:00Z" w:original=""/>
        </w:numPr>
      </w:pPr>
      <w:proofErr w:type="spellStart"/>
      <w:r>
        <w:t>start_time</w:t>
      </w:r>
      <w:proofErr w:type="spellEnd"/>
      <w:r>
        <w:t xml:space="preserve"> – The start time in MET of the current set of region files for new ingest</w:t>
      </w:r>
    </w:p>
    <w:p w14:paraId="6DCEB82F" w14:textId="77777777" w:rsidR="00F42727" w:rsidRDefault="00F42727">
      <w:pPr>
        <w:numPr>
          <w:ilvl w:val="0"/>
          <w:numId w:val="6"/>
          <w:numberingChange w:id="1271" w:author="Tom Stephens" w:date="2011-12-07T12:44:00Z" w:original=""/>
        </w:numPr>
      </w:pPr>
      <w:proofErr w:type="spellStart"/>
      <w:r>
        <w:t>current_file_version</w:t>
      </w:r>
      <w:proofErr w:type="spellEnd"/>
      <w:r>
        <w:t xml:space="preserve"> – The current version number for the current set of </w:t>
      </w:r>
      <w:proofErr w:type="gramStart"/>
      <w:r>
        <w:t>region</w:t>
      </w:r>
      <w:proofErr w:type="gramEnd"/>
      <w:r>
        <w:t xml:space="preserve"> ingest files</w:t>
      </w:r>
    </w:p>
    <w:p w14:paraId="2E7CC382" w14:textId="77777777" w:rsidR="00F42727" w:rsidRDefault="00F42727">
      <w:pPr>
        <w:numPr>
          <w:ilvl w:val="0"/>
          <w:numId w:val="6"/>
          <w:numberingChange w:id="1272" w:author="Tom Stephens" w:date="2011-12-07T12:44:00Z" w:original=""/>
        </w:numPr>
      </w:pPr>
      <w:proofErr w:type="spellStart"/>
      <w:r>
        <w:t>DB_version</w:t>
      </w:r>
      <w:proofErr w:type="spellEnd"/>
      <w:r>
        <w:t xml:space="preserve"> – The overall database version number. (Incremented after </w:t>
      </w:r>
      <w:proofErr w:type="gramStart"/>
      <w:r>
        <w:t>ingest</w:t>
      </w:r>
      <w:proofErr w:type="gramEnd"/>
      <w:r>
        <w:t xml:space="preserve"> of reprocessed data)</w:t>
      </w:r>
    </w:p>
    <w:p w14:paraId="03652361" w14:textId="77777777" w:rsidR="00F42727" w:rsidRDefault="00F42727">
      <w:pPr>
        <w:numPr>
          <w:ilvl w:val="0"/>
          <w:numId w:val="6"/>
          <w:numberingChange w:id="1273" w:author="Tom Stephens" w:date="2011-12-07T12:44:00Z" w:original=""/>
        </w:numPr>
      </w:pPr>
      <w:proofErr w:type="spellStart"/>
      <w:r>
        <w:t>allsky_start_time</w:t>
      </w:r>
      <w:proofErr w:type="spellEnd"/>
      <w:r>
        <w:t xml:space="preserve"> – The start time in MET of the current </w:t>
      </w:r>
      <w:proofErr w:type="spellStart"/>
      <w:r>
        <w:t>allsky</w:t>
      </w:r>
      <w:proofErr w:type="spellEnd"/>
      <w:r>
        <w:t xml:space="preserve"> file for new ingest</w:t>
      </w:r>
    </w:p>
    <w:p w14:paraId="5A0AE8D9" w14:textId="77777777" w:rsidR="00F42727" w:rsidRDefault="00F42727">
      <w:pPr>
        <w:numPr>
          <w:ilvl w:val="0"/>
          <w:numId w:val="6"/>
          <w:numberingChange w:id="1274" w:author="Tom Stephens" w:date="2011-12-07T12:44:00Z" w:original=""/>
        </w:numPr>
      </w:pPr>
      <w:proofErr w:type="spellStart"/>
      <w:r>
        <w:t>current_allsky_version</w:t>
      </w:r>
      <w:proofErr w:type="spellEnd"/>
      <w:r>
        <w:t xml:space="preserve"> – The current version number for the current </w:t>
      </w:r>
      <w:proofErr w:type="spellStart"/>
      <w:r>
        <w:t>allsky</w:t>
      </w:r>
      <w:proofErr w:type="spellEnd"/>
      <w:r>
        <w:t xml:space="preserve"> ingest file</w:t>
      </w:r>
    </w:p>
    <w:p w14:paraId="6F93B7E7" w14:textId="77777777" w:rsidR="00F42727" w:rsidRDefault="00F42727">
      <w:pPr>
        <w:numPr>
          <w:ilvl w:val="0"/>
          <w:numId w:val="6"/>
          <w:numberingChange w:id="1275" w:author="Tom Stephens" w:date="2011-12-07T12:44:00Z" w:original=""/>
        </w:numPr>
      </w:pPr>
      <w:proofErr w:type="spellStart"/>
      <w:r>
        <w:t>data_start</w:t>
      </w:r>
      <w:proofErr w:type="spellEnd"/>
      <w:r>
        <w:t xml:space="preserve"> – The time, in MET, of the start of the data in the system</w:t>
      </w:r>
    </w:p>
    <w:p w14:paraId="1103086A" w14:textId="77777777" w:rsidR="00F42727" w:rsidRDefault="00F42727">
      <w:pPr>
        <w:numPr>
          <w:ilvl w:val="0"/>
          <w:numId w:val="6"/>
          <w:numberingChange w:id="1276" w:author="Tom Stephens" w:date="2011-12-07T12:44:00Z" w:original=""/>
        </w:numPr>
      </w:pPr>
      <w:proofErr w:type="spellStart"/>
      <w:r>
        <w:t>data_end</w:t>
      </w:r>
      <w:proofErr w:type="spellEnd"/>
      <w:r>
        <w:t xml:space="preserve"> – The time, in MET, of the current end of data in the system.</w:t>
      </w:r>
    </w:p>
    <w:p w14:paraId="3C6688C6" w14:textId="77777777" w:rsidR="005A0323" w:rsidRDefault="005A0323">
      <w:pPr>
        <w:numPr>
          <w:ilvl w:val="0"/>
          <w:numId w:val="6"/>
          <w:ins w:id="1277" w:author="Tom Stephens" w:date="2011-12-20T14:18:00Z"/>
        </w:numPr>
        <w:rPr>
          <w:ins w:id="1278" w:author="Tom Stephens" w:date="2011-12-20T14:19:00Z"/>
        </w:rPr>
      </w:pPr>
      <w:proofErr w:type="spellStart"/>
      <w:ins w:id="1279" w:author="Tom Stephens" w:date="2011-12-20T14:18:00Z">
        <w:r>
          <w:t>Yearly_start_time</w:t>
        </w:r>
        <w:proofErr w:type="spellEnd"/>
        <w:r>
          <w:t xml:space="preserve"> - The time, in MET of the start of </w:t>
        </w:r>
        <w:proofErr w:type="spellStart"/>
        <w:r>
          <w:t>they</w:t>
        </w:r>
        <w:proofErr w:type="spellEnd"/>
        <w:r>
          <w:t xml:space="preserve"> yearly spacecraft files. </w:t>
        </w:r>
      </w:ins>
      <w:ins w:id="1280" w:author="Tom Stephens" w:date="2011-12-20T14:19:00Z">
        <w:r>
          <w:t xml:space="preserve"> This column is no longer used</w:t>
        </w:r>
      </w:ins>
    </w:p>
    <w:p w14:paraId="4499EB99" w14:textId="77777777" w:rsidR="005A0323" w:rsidRDefault="005A0323">
      <w:pPr>
        <w:numPr>
          <w:ilvl w:val="0"/>
          <w:numId w:val="6"/>
          <w:ins w:id="1281" w:author="Tom Stephens" w:date="2011-12-20T14:19:00Z"/>
        </w:numPr>
        <w:rPr>
          <w:ins w:id="1282" w:author="Tom Stephens" w:date="2011-12-20T14:19:00Z"/>
        </w:rPr>
      </w:pPr>
      <w:proofErr w:type="spellStart"/>
      <w:ins w:id="1283" w:author="Tom Stephens" w:date="2011-12-20T14:19:00Z">
        <w:r>
          <w:t>timePerEvent</w:t>
        </w:r>
        <w:proofErr w:type="spellEnd"/>
        <w:r>
          <w:t xml:space="preserve"> - The average number of seconds it takes for the data server to search on a single event.</w:t>
        </w:r>
      </w:ins>
      <w:ins w:id="1284" w:author="Tom Stephens" w:date="2011-12-20T14:22:00Z">
        <w:r w:rsidR="008515F8">
          <w:t xml:space="preserve">  This is used, along with the latency value below to estimate query times.  Values are based on searches on a single node.</w:t>
        </w:r>
      </w:ins>
    </w:p>
    <w:p w14:paraId="5FF013FD" w14:textId="77777777" w:rsidR="005A0323" w:rsidRDefault="005A0323">
      <w:pPr>
        <w:numPr>
          <w:ilvl w:val="0"/>
          <w:numId w:val="6"/>
          <w:ins w:id="1285" w:author="Tom Stephens" w:date="2011-12-20T14:19:00Z"/>
        </w:numPr>
        <w:rPr>
          <w:ins w:id="1286" w:author="Tom Stephens" w:date="2011-12-20T14:18:00Z"/>
        </w:rPr>
      </w:pPr>
      <w:ins w:id="1287" w:author="Tom Stephens" w:date="2011-12-20T14:19:00Z">
        <w:r>
          <w:t xml:space="preserve">latency - </w:t>
        </w:r>
      </w:ins>
      <w:ins w:id="1288" w:author="Tom Stephens" w:date="2011-12-20T14:22:00Z">
        <w:r w:rsidR="008515F8">
          <w:t xml:space="preserve">The minimum time to do search.  This value serves as a zero point for the </w:t>
        </w:r>
        <w:proofErr w:type="spellStart"/>
        <w:r w:rsidR="008515F8">
          <w:t>calucation</w:t>
        </w:r>
        <w:proofErr w:type="spellEnd"/>
        <w:r w:rsidR="008515F8">
          <w:t xml:space="preserve"> of the estimated search time (i.e. </w:t>
        </w:r>
      </w:ins>
      <w:ins w:id="1289" w:author="Tom Stephens" w:date="2011-12-20T14:23:00Z">
        <w:r w:rsidR="008515F8">
          <w:t xml:space="preserve">time = latency + </w:t>
        </w:r>
        <w:proofErr w:type="spellStart"/>
        <w:r w:rsidR="008515F8">
          <w:t>timePerEvent</w:t>
        </w:r>
        <w:proofErr w:type="spellEnd"/>
        <w:r w:rsidR="008515F8">
          <w:t xml:space="preserve"> * number of events)</w:t>
        </w:r>
      </w:ins>
    </w:p>
    <w:p w14:paraId="183BAEB9" w14:textId="77777777" w:rsidR="00F42727" w:rsidRDefault="00F42727"/>
    <w:tbl>
      <w:tblPr>
        <w:tblW w:w="0" w:type="auto"/>
        <w:tblLayout w:type="fixed"/>
        <w:tblLook w:val="0000" w:firstRow="0" w:lastRow="0" w:firstColumn="0" w:lastColumn="0" w:noHBand="0" w:noVBand="0"/>
      </w:tblPr>
      <w:tblGrid>
        <w:gridCol w:w="4176"/>
        <w:gridCol w:w="1800"/>
        <w:gridCol w:w="720"/>
        <w:gridCol w:w="720"/>
        <w:gridCol w:w="1080"/>
        <w:gridCol w:w="1801"/>
        <w:tblGridChange w:id="1290">
          <w:tblGrid>
            <w:gridCol w:w="4176"/>
            <w:gridCol w:w="1800"/>
            <w:gridCol w:w="720"/>
            <w:gridCol w:w="720"/>
            <w:gridCol w:w="1080"/>
            <w:gridCol w:w="1801"/>
          </w:tblGrid>
        </w:tblGridChange>
      </w:tblGrid>
      <w:tr w:rsidR="00F42727" w14:paraId="6AC55315" w14:textId="77777777">
        <w:trPr>
          <w:trHeight w:val="285"/>
        </w:trPr>
        <w:tc>
          <w:tcPr>
            <w:tcW w:w="4176" w:type="dxa"/>
            <w:vMerge w:val="restart"/>
            <w:tcBorders>
              <w:top w:val="single" w:sz="8" w:space="0" w:color="008000"/>
              <w:bottom w:val="single" w:sz="4" w:space="0" w:color="008000"/>
            </w:tcBorders>
          </w:tcPr>
          <w:p w14:paraId="44AAB291" w14:textId="77777777" w:rsidR="00F42727" w:rsidRDefault="00F42727">
            <w:pPr>
              <w:pStyle w:val="TableHeading"/>
              <w:snapToGrid w:val="0"/>
            </w:pPr>
            <w:r>
              <w:t>Field</w:t>
            </w:r>
          </w:p>
        </w:tc>
        <w:tc>
          <w:tcPr>
            <w:tcW w:w="1800" w:type="dxa"/>
            <w:vMerge w:val="restart"/>
            <w:tcBorders>
              <w:top w:val="single" w:sz="8" w:space="0" w:color="008000"/>
              <w:bottom w:val="single" w:sz="4" w:space="0" w:color="008000"/>
            </w:tcBorders>
          </w:tcPr>
          <w:p w14:paraId="639149D4"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57CA2C18"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020A8C02" w14:textId="77777777" w:rsidR="00F42727" w:rsidRDefault="00F42727">
            <w:pPr>
              <w:pStyle w:val="TableHeading"/>
              <w:snapToGrid w:val="0"/>
            </w:pPr>
            <w:r>
              <w:t>Key</w:t>
            </w:r>
          </w:p>
        </w:tc>
        <w:tc>
          <w:tcPr>
            <w:tcW w:w="1080" w:type="dxa"/>
            <w:vMerge w:val="restart"/>
            <w:tcBorders>
              <w:top w:val="single" w:sz="8" w:space="0" w:color="008000"/>
              <w:bottom w:val="single" w:sz="4" w:space="0" w:color="008000"/>
            </w:tcBorders>
          </w:tcPr>
          <w:p w14:paraId="69A9E2CB" w14:textId="77777777" w:rsidR="00F42727" w:rsidRDefault="00F42727">
            <w:pPr>
              <w:pStyle w:val="TableHeading"/>
              <w:snapToGrid w:val="0"/>
            </w:pPr>
            <w:r>
              <w:t>Default</w:t>
            </w:r>
          </w:p>
        </w:tc>
        <w:tc>
          <w:tcPr>
            <w:tcW w:w="1801" w:type="dxa"/>
            <w:vMerge w:val="restart"/>
            <w:tcBorders>
              <w:top w:val="single" w:sz="8" w:space="0" w:color="008000"/>
              <w:bottom w:val="single" w:sz="4" w:space="0" w:color="008000"/>
            </w:tcBorders>
          </w:tcPr>
          <w:p w14:paraId="356E7D2F" w14:textId="77777777" w:rsidR="00F42727" w:rsidRDefault="00F42727">
            <w:pPr>
              <w:pStyle w:val="TableHeading"/>
              <w:snapToGrid w:val="0"/>
              <w:rPr>
                <w:rFonts w:ascii="Courier" w:hAnsi="Courier"/>
              </w:rPr>
            </w:pPr>
            <w:r>
              <w:t>Extra</w:t>
            </w:r>
          </w:p>
        </w:tc>
      </w:tr>
      <w:tr w:rsidR="00F42727" w14:paraId="71CAA633" w14:textId="77777777">
        <w:trPr>
          <w:trHeight w:val="272"/>
        </w:trPr>
        <w:tc>
          <w:tcPr>
            <w:tcW w:w="4176" w:type="dxa"/>
            <w:vMerge w:val="restart"/>
          </w:tcPr>
          <w:p w14:paraId="2F1132C2" w14:textId="77777777" w:rsidR="00F42727" w:rsidRDefault="00F42727">
            <w:pPr>
              <w:snapToGrid w:val="0"/>
              <w:rPr>
                <w:rFonts w:ascii="Courier" w:hAnsi="Courier"/>
              </w:rPr>
            </w:pPr>
            <w:proofErr w:type="spellStart"/>
            <w:r>
              <w:rPr>
                <w:rFonts w:ascii="Courier" w:hAnsi="Courier"/>
              </w:rPr>
              <w:t>db_name</w:t>
            </w:r>
            <w:proofErr w:type="spellEnd"/>
          </w:p>
        </w:tc>
        <w:tc>
          <w:tcPr>
            <w:tcW w:w="1800" w:type="dxa"/>
            <w:vMerge w:val="restart"/>
          </w:tcPr>
          <w:p w14:paraId="41D50622"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20)</w:t>
            </w:r>
          </w:p>
        </w:tc>
        <w:tc>
          <w:tcPr>
            <w:tcW w:w="720" w:type="dxa"/>
            <w:vMerge w:val="restart"/>
          </w:tcPr>
          <w:p w14:paraId="24590F09" w14:textId="77777777" w:rsidR="00F42727" w:rsidRDefault="00F42727">
            <w:pPr>
              <w:snapToGrid w:val="0"/>
              <w:rPr>
                <w:rFonts w:ascii="Courier" w:hAnsi="Courier"/>
              </w:rPr>
            </w:pPr>
          </w:p>
        </w:tc>
        <w:tc>
          <w:tcPr>
            <w:tcW w:w="720" w:type="dxa"/>
            <w:vMerge w:val="restart"/>
          </w:tcPr>
          <w:p w14:paraId="07A28718" w14:textId="77777777" w:rsidR="00F42727" w:rsidRDefault="00F42727">
            <w:pPr>
              <w:snapToGrid w:val="0"/>
              <w:rPr>
                <w:rFonts w:ascii="Courier" w:hAnsi="Courier"/>
              </w:rPr>
            </w:pPr>
            <w:r>
              <w:rPr>
                <w:rFonts w:ascii="Courier" w:hAnsi="Courier"/>
              </w:rPr>
              <w:t>PRI</w:t>
            </w:r>
          </w:p>
        </w:tc>
        <w:tc>
          <w:tcPr>
            <w:tcW w:w="1080" w:type="dxa"/>
            <w:vMerge w:val="restart"/>
          </w:tcPr>
          <w:p w14:paraId="01254764" w14:textId="77777777" w:rsidR="00F42727" w:rsidRDefault="00F42727">
            <w:pPr>
              <w:snapToGrid w:val="0"/>
              <w:rPr>
                <w:rFonts w:ascii="Courier" w:hAnsi="Courier"/>
              </w:rPr>
            </w:pPr>
          </w:p>
        </w:tc>
        <w:tc>
          <w:tcPr>
            <w:tcW w:w="1801" w:type="dxa"/>
            <w:vMerge w:val="restart"/>
          </w:tcPr>
          <w:p w14:paraId="0E306621" w14:textId="77777777" w:rsidR="00F42727" w:rsidRDefault="00F42727">
            <w:pPr>
              <w:snapToGrid w:val="0"/>
              <w:rPr>
                <w:rFonts w:ascii="Courier" w:hAnsi="Courier"/>
              </w:rPr>
            </w:pPr>
          </w:p>
        </w:tc>
      </w:tr>
      <w:tr w:rsidR="00F42727" w14:paraId="5B26ABEC" w14:textId="77777777">
        <w:trPr>
          <w:trHeight w:val="272"/>
        </w:trPr>
        <w:tc>
          <w:tcPr>
            <w:tcW w:w="4176" w:type="dxa"/>
            <w:vMerge w:val="restart"/>
          </w:tcPr>
          <w:p w14:paraId="0656F04C" w14:textId="77777777" w:rsidR="00F42727" w:rsidRDefault="00F42727">
            <w:pPr>
              <w:snapToGrid w:val="0"/>
              <w:rPr>
                <w:rFonts w:ascii="Courier" w:hAnsi="Courier"/>
              </w:rPr>
            </w:pPr>
            <w:proofErr w:type="spellStart"/>
            <w:r>
              <w:rPr>
                <w:rFonts w:ascii="Courier" w:hAnsi="Courier"/>
              </w:rPr>
              <w:t>start_time</w:t>
            </w:r>
            <w:proofErr w:type="spellEnd"/>
          </w:p>
        </w:tc>
        <w:tc>
          <w:tcPr>
            <w:tcW w:w="1800" w:type="dxa"/>
            <w:vMerge w:val="restart"/>
          </w:tcPr>
          <w:p w14:paraId="504D55EC" w14:textId="77777777" w:rsidR="00F42727" w:rsidRDefault="00F42727">
            <w:pPr>
              <w:snapToGrid w:val="0"/>
              <w:rPr>
                <w:rFonts w:ascii="Courier" w:hAnsi="Courier"/>
              </w:rPr>
            </w:pPr>
            <w:r>
              <w:rPr>
                <w:rFonts w:ascii="Courier" w:hAnsi="Courier"/>
              </w:rPr>
              <w:t>double</w:t>
            </w:r>
          </w:p>
        </w:tc>
        <w:tc>
          <w:tcPr>
            <w:tcW w:w="720" w:type="dxa"/>
            <w:vMerge w:val="restart"/>
          </w:tcPr>
          <w:p w14:paraId="41E60F0F" w14:textId="77777777" w:rsidR="00F42727" w:rsidRDefault="00F42727">
            <w:pPr>
              <w:snapToGrid w:val="0"/>
              <w:rPr>
                <w:rFonts w:ascii="Courier" w:hAnsi="Courier"/>
              </w:rPr>
            </w:pPr>
            <w:r>
              <w:rPr>
                <w:rFonts w:ascii="Courier" w:hAnsi="Courier"/>
              </w:rPr>
              <w:t>yes</w:t>
            </w:r>
          </w:p>
        </w:tc>
        <w:tc>
          <w:tcPr>
            <w:tcW w:w="720" w:type="dxa"/>
            <w:vMerge w:val="restart"/>
          </w:tcPr>
          <w:p w14:paraId="31DC8180" w14:textId="77777777" w:rsidR="00F42727" w:rsidRDefault="00F42727">
            <w:pPr>
              <w:snapToGrid w:val="0"/>
              <w:rPr>
                <w:rFonts w:ascii="Courier" w:hAnsi="Courier"/>
              </w:rPr>
            </w:pPr>
          </w:p>
        </w:tc>
        <w:tc>
          <w:tcPr>
            <w:tcW w:w="1080" w:type="dxa"/>
            <w:vMerge w:val="restart"/>
          </w:tcPr>
          <w:p w14:paraId="7360D72D" w14:textId="77777777" w:rsidR="00F42727" w:rsidRDefault="00F42727">
            <w:pPr>
              <w:snapToGrid w:val="0"/>
              <w:rPr>
                <w:rFonts w:ascii="Courier" w:hAnsi="Courier"/>
              </w:rPr>
            </w:pPr>
            <w:r>
              <w:rPr>
                <w:rFonts w:ascii="Courier" w:hAnsi="Courier"/>
              </w:rPr>
              <w:t>NULL</w:t>
            </w:r>
          </w:p>
        </w:tc>
        <w:tc>
          <w:tcPr>
            <w:tcW w:w="1801" w:type="dxa"/>
            <w:vMerge w:val="restart"/>
          </w:tcPr>
          <w:p w14:paraId="652BC4B8" w14:textId="77777777" w:rsidR="00F42727" w:rsidRDefault="00F42727">
            <w:pPr>
              <w:snapToGrid w:val="0"/>
              <w:rPr>
                <w:rFonts w:ascii="Courier" w:hAnsi="Courier"/>
              </w:rPr>
            </w:pPr>
          </w:p>
        </w:tc>
      </w:tr>
      <w:tr w:rsidR="00F42727" w14:paraId="20018699" w14:textId="77777777">
        <w:trPr>
          <w:trHeight w:val="272"/>
        </w:trPr>
        <w:tc>
          <w:tcPr>
            <w:tcW w:w="4176" w:type="dxa"/>
            <w:vMerge w:val="restart"/>
          </w:tcPr>
          <w:p w14:paraId="759E57D8" w14:textId="77777777" w:rsidR="00F42727" w:rsidRDefault="00F42727">
            <w:pPr>
              <w:snapToGrid w:val="0"/>
              <w:rPr>
                <w:rFonts w:ascii="Courier" w:hAnsi="Courier"/>
              </w:rPr>
            </w:pPr>
            <w:proofErr w:type="spellStart"/>
            <w:r>
              <w:rPr>
                <w:rFonts w:ascii="Courier" w:hAnsi="Courier"/>
              </w:rPr>
              <w:t>current_file_version</w:t>
            </w:r>
            <w:proofErr w:type="spellEnd"/>
          </w:p>
        </w:tc>
        <w:tc>
          <w:tcPr>
            <w:tcW w:w="1800" w:type="dxa"/>
            <w:vMerge w:val="restart"/>
          </w:tcPr>
          <w:p w14:paraId="569CF4E0"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5E6B1582" w14:textId="77777777" w:rsidR="00F42727" w:rsidRDefault="00F42727">
            <w:pPr>
              <w:snapToGrid w:val="0"/>
              <w:rPr>
                <w:rFonts w:ascii="Courier" w:hAnsi="Courier"/>
              </w:rPr>
            </w:pPr>
            <w:r>
              <w:rPr>
                <w:rFonts w:ascii="Courier" w:hAnsi="Courier"/>
              </w:rPr>
              <w:t>yes</w:t>
            </w:r>
          </w:p>
        </w:tc>
        <w:tc>
          <w:tcPr>
            <w:tcW w:w="720" w:type="dxa"/>
            <w:vMerge w:val="restart"/>
          </w:tcPr>
          <w:p w14:paraId="4D24F7CA" w14:textId="77777777" w:rsidR="00F42727" w:rsidRDefault="00F42727">
            <w:pPr>
              <w:snapToGrid w:val="0"/>
              <w:rPr>
                <w:rFonts w:ascii="Courier" w:hAnsi="Courier"/>
              </w:rPr>
            </w:pPr>
          </w:p>
        </w:tc>
        <w:tc>
          <w:tcPr>
            <w:tcW w:w="1080" w:type="dxa"/>
            <w:vMerge w:val="restart"/>
          </w:tcPr>
          <w:p w14:paraId="1E42D8E0" w14:textId="77777777" w:rsidR="00F42727" w:rsidRDefault="00F42727">
            <w:pPr>
              <w:snapToGrid w:val="0"/>
              <w:rPr>
                <w:rFonts w:ascii="Courier" w:hAnsi="Courier"/>
              </w:rPr>
            </w:pPr>
            <w:r>
              <w:rPr>
                <w:rFonts w:ascii="Courier" w:hAnsi="Courier"/>
              </w:rPr>
              <w:t>NULL</w:t>
            </w:r>
          </w:p>
        </w:tc>
        <w:tc>
          <w:tcPr>
            <w:tcW w:w="1801" w:type="dxa"/>
            <w:vMerge w:val="restart"/>
          </w:tcPr>
          <w:p w14:paraId="0586D0B6" w14:textId="77777777" w:rsidR="00F42727" w:rsidRDefault="00F42727">
            <w:pPr>
              <w:snapToGrid w:val="0"/>
              <w:rPr>
                <w:rFonts w:ascii="Courier" w:hAnsi="Courier"/>
              </w:rPr>
            </w:pPr>
          </w:p>
        </w:tc>
      </w:tr>
      <w:tr w:rsidR="00F42727" w14:paraId="67008185" w14:textId="77777777">
        <w:trPr>
          <w:trHeight w:val="272"/>
        </w:trPr>
        <w:tc>
          <w:tcPr>
            <w:tcW w:w="4176" w:type="dxa"/>
            <w:vMerge w:val="restart"/>
          </w:tcPr>
          <w:p w14:paraId="75956310" w14:textId="77777777" w:rsidR="00F42727" w:rsidRDefault="00F42727">
            <w:pPr>
              <w:snapToGrid w:val="0"/>
              <w:rPr>
                <w:rFonts w:ascii="Courier" w:hAnsi="Courier"/>
              </w:rPr>
            </w:pPr>
            <w:proofErr w:type="spellStart"/>
            <w:r>
              <w:rPr>
                <w:rFonts w:ascii="Courier" w:hAnsi="Courier"/>
              </w:rPr>
              <w:t>DB_version</w:t>
            </w:r>
            <w:proofErr w:type="spellEnd"/>
          </w:p>
        </w:tc>
        <w:tc>
          <w:tcPr>
            <w:tcW w:w="1800" w:type="dxa"/>
            <w:vMerge w:val="restart"/>
          </w:tcPr>
          <w:p w14:paraId="7F064196"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2E0F2389" w14:textId="77777777" w:rsidR="00F42727" w:rsidRDefault="00F42727">
            <w:pPr>
              <w:snapToGrid w:val="0"/>
              <w:rPr>
                <w:rFonts w:ascii="Courier" w:hAnsi="Courier"/>
              </w:rPr>
            </w:pPr>
            <w:r>
              <w:rPr>
                <w:rFonts w:ascii="Courier" w:hAnsi="Courier"/>
              </w:rPr>
              <w:t>yes</w:t>
            </w:r>
          </w:p>
        </w:tc>
        <w:tc>
          <w:tcPr>
            <w:tcW w:w="720" w:type="dxa"/>
            <w:vMerge w:val="restart"/>
          </w:tcPr>
          <w:p w14:paraId="15D304FB" w14:textId="77777777" w:rsidR="00F42727" w:rsidRDefault="00F42727">
            <w:pPr>
              <w:snapToGrid w:val="0"/>
              <w:rPr>
                <w:rFonts w:ascii="Courier" w:hAnsi="Courier"/>
              </w:rPr>
            </w:pPr>
          </w:p>
        </w:tc>
        <w:tc>
          <w:tcPr>
            <w:tcW w:w="1080" w:type="dxa"/>
            <w:vMerge w:val="restart"/>
          </w:tcPr>
          <w:p w14:paraId="5B72CC3A" w14:textId="77777777" w:rsidR="00F42727" w:rsidRDefault="00F42727">
            <w:pPr>
              <w:snapToGrid w:val="0"/>
              <w:rPr>
                <w:rFonts w:ascii="Courier" w:hAnsi="Courier"/>
              </w:rPr>
            </w:pPr>
            <w:r>
              <w:rPr>
                <w:rFonts w:ascii="Courier" w:hAnsi="Courier"/>
              </w:rPr>
              <w:t>NULL</w:t>
            </w:r>
          </w:p>
        </w:tc>
        <w:tc>
          <w:tcPr>
            <w:tcW w:w="1801" w:type="dxa"/>
            <w:vMerge w:val="restart"/>
          </w:tcPr>
          <w:p w14:paraId="5E11AC01" w14:textId="77777777" w:rsidR="00F42727" w:rsidRDefault="00F42727">
            <w:pPr>
              <w:snapToGrid w:val="0"/>
              <w:rPr>
                <w:rFonts w:ascii="Courier" w:hAnsi="Courier"/>
              </w:rPr>
            </w:pPr>
          </w:p>
        </w:tc>
      </w:tr>
      <w:tr w:rsidR="00F42727" w14:paraId="0F3432FF" w14:textId="77777777">
        <w:trPr>
          <w:trHeight w:val="272"/>
        </w:trPr>
        <w:tc>
          <w:tcPr>
            <w:tcW w:w="4176" w:type="dxa"/>
            <w:vMerge w:val="restart"/>
          </w:tcPr>
          <w:p w14:paraId="1975BF62" w14:textId="77777777" w:rsidR="00F42727" w:rsidRDefault="00F42727">
            <w:pPr>
              <w:snapToGrid w:val="0"/>
              <w:rPr>
                <w:rFonts w:ascii="Courier" w:hAnsi="Courier"/>
              </w:rPr>
            </w:pPr>
            <w:proofErr w:type="spellStart"/>
            <w:r>
              <w:rPr>
                <w:rFonts w:ascii="Courier" w:hAnsi="Courier"/>
              </w:rPr>
              <w:t>allsky_start_time</w:t>
            </w:r>
            <w:proofErr w:type="spellEnd"/>
          </w:p>
        </w:tc>
        <w:tc>
          <w:tcPr>
            <w:tcW w:w="1800" w:type="dxa"/>
            <w:vMerge w:val="restart"/>
          </w:tcPr>
          <w:p w14:paraId="553BD3F0" w14:textId="77777777" w:rsidR="00F42727" w:rsidRDefault="00F42727">
            <w:pPr>
              <w:snapToGrid w:val="0"/>
              <w:rPr>
                <w:rFonts w:ascii="Courier" w:hAnsi="Courier"/>
              </w:rPr>
            </w:pPr>
            <w:r>
              <w:rPr>
                <w:rFonts w:ascii="Courier" w:hAnsi="Courier"/>
              </w:rPr>
              <w:t>double</w:t>
            </w:r>
          </w:p>
        </w:tc>
        <w:tc>
          <w:tcPr>
            <w:tcW w:w="720" w:type="dxa"/>
            <w:vMerge w:val="restart"/>
          </w:tcPr>
          <w:p w14:paraId="733E8702" w14:textId="77777777" w:rsidR="00F42727" w:rsidRDefault="00F42727">
            <w:pPr>
              <w:snapToGrid w:val="0"/>
              <w:rPr>
                <w:rFonts w:ascii="Courier" w:hAnsi="Courier"/>
              </w:rPr>
            </w:pPr>
            <w:r>
              <w:rPr>
                <w:rFonts w:ascii="Courier" w:hAnsi="Courier"/>
              </w:rPr>
              <w:t>yes</w:t>
            </w:r>
          </w:p>
        </w:tc>
        <w:tc>
          <w:tcPr>
            <w:tcW w:w="720" w:type="dxa"/>
            <w:vMerge w:val="restart"/>
          </w:tcPr>
          <w:p w14:paraId="40CE5C5A" w14:textId="77777777" w:rsidR="00F42727" w:rsidRDefault="00F42727">
            <w:pPr>
              <w:snapToGrid w:val="0"/>
              <w:rPr>
                <w:rFonts w:ascii="Courier" w:hAnsi="Courier"/>
              </w:rPr>
            </w:pPr>
          </w:p>
        </w:tc>
        <w:tc>
          <w:tcPr>
            <w:tcW w:w="1080" w:type="dxa"/>
            <w:vMerge w:val="restart"/>
          </w:tcPr>
          <w:p w14:paraId="47B9AFA7" w14:textId="77777777" w:rsidR="00F42727" w:rsidRDefault="00F42727">
            <w:pPr>
              <w:snapToGrid w:val="0"/>
              <w:rPr>
                <w:rFonts w:ascii="Courier" w:hAnsi="Courier"/>
              </w:rPr>
            </w:pPr>
            <w:r>
              <w:rPr>
                <w:rFonts w:ascii="Courier" w:hAnsi="Courier"/>
              </w:rPr>
              <w:t>NULL</w:t>
            </w:r>
          </w:p>
        </w:tc>
        <w:tc>
          <w:tcPr>
            <w:tcW w:w="1801" w:type="dxa"/>
            <w:vMerge w:val="restart"/>
          </w:tcPr>
          <w:p w14:paraId="39947408" w14:textId="77777777" w:rsidR="00F42727" w:rsidRDefault="00F42727">
            <w:pPr>
              <w:snapToGrid w:val="0"/>
              <w:rPr>
                <w:rFonts w:ascii="Courier" w:hAnsi="Courier"/>
              </w:rPr>
            </w:pPr>
          </w:p>
        </w:tc>
      </w:tr>
      <w:tr w:rsidR="00F42727" w14:paraId="64DFCBA8" w14:textId="77777777">
        <w:trPr>
          <w:trHeight w:val="285"/>
        </w:trPr>
        <w:tc>
          <w:tcPr>
            <w:tcW w:w="4176" w:type="dxa"/>
            <w:vMerge w:val="restart"/>
          </w:tcPr>
          <w:p w14:paraId="60951D2D" w14:textId="77777777" w:rsidR="00F42727" w:rsidRDefault="00F42727">
            <w:pPr>
              <w:snapToGrid w:val="0"/>
              <w:rPr>
                <w:rFonts w:ascii="Courier" w:hAnsi="Courier"/>
              </w:rPr>
            </w:pPr>
            <w:proofErr w:type="spellStart"/>
            <w:r>
              <w:rPr>
                <w:rFonts w:ascii="Courier" w:hAnsi="Courier"/>
              </w:rPr>
              <w:t>current_allsky_version</w:t>
            </w:r>
            <w:proofErr w:type="spellEnd"/>
          </w:p>
        </w:tc>
        <w:tc>
          <w:tcPr>
            <w:tcW w:w="1800" w:type="dxa"/>
            <w:vMerge w:val="restart"/>
          </w:tcPr>
          <w:p w14:paraId="538D3E8F"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6CA5CD69" w14:textId="77777777" w:rsidR="00F42727" w:rsidRDefault="00F42727">
            <w:pPr>
              <w:snapToGrid w:val="0"/>
              <w:rPr>
                <w:rFonts w:ascii="Courier" w:hAnsi="Courier"/>
              </w:rPr>
            </w:pPr>
            <w:r>
              <w:rPr>
                <w:rFonts w:ascii="Courier" w:hAnsi="Courier"/>
              </w:rPr>
              <w:t>yes</w:t>
            </w:r>
          </w:p>
        </w:tc>
        <w:tc>
          <w:tcPr>
            <w:tcW w:w="720" w:type="dxa"/>
            <w:vMerge w:val="restart"/>
          </w:tcPr>
          <w:p w14:paraId="2FC630B4" w14:textId="77777777" w:rsidR="00F42727" w:rsidRDefault="00F42727">
            <w:pPr>
              <w:snapToGrid w:val="0"/>
              <w:rPr>
                <w:rFonts w:ascii="Courier" w:hAnsi="Courier"/>
              </w:rPr>
            </w:pPr>
          </w:p>
        </w:tc>
        <w:tc>
          <w:tcPr>
            <w:tcW w:w="1080" w:type="dxa"/>
            <w:vMerge w:val="restart"/>
          </w:tcPr>
          <w:p w14:paraId="61473118" w14:textId="77777777" w:rsidR="00F42727" w:rsidRDefault="00F42727">
            <w:pPr>
              <w:snapToGrid w:val="0"/>
              <w:rPr>
                <w:rFonts w:ascii="Courier" w:hAnsi="Courier"/>
              </w:rPr>
            </w:pPr>
            <w:r>
              <w:rPr>
                <w:rFonts w:ascii="Courier" w:hAnsi="Courier"/>
              </w:rPr>
              <w:t>NULL</w:t>
            </w:r>
          </w:p>
        </w:tc>
        <w:tc>
          <w:tcPr>
            <w:tcW w:w="1801" w:type="dxa"/>
            <w:vMerge w:val="restart"/>
          </w:tcPr>
          <w:p w14:paraId="03335F68" w14:textId="77777777" w:rsidR="00F42727" w:rsidRDefault="00F42727">
            <w:pPr>
              <w:snapToGrid w:val="0"/>
              <w:rPr>
                <w:rFonts w:ascii="Courier" w:hAnsi="Courier"/>
              </w:rPr>
            </w:pPr>
          </w:p>
        </w:tc>
      </w:tr>
      <w:tr w:rsidR="00F42727" w14:paraId="7F546705" w14:textId="77777777">
        <w:trPr>
          <w:trHeight w:val="285"/>
        </w:trPr>
        <w:tc>
          <w:tcPr>
            <w:tcW w:w="4176" w:type="dxa"/>
            <w:vMerge w:val="restart"/>
          </w:tcPr>
          <w:p w14:paraId="7894D2AF" w14:textId="77777777" w:rsidR="00F42727" w:rsidRDefault="00F42727">
            <w:pPr>
              <w:snapToGrid w:val="0"/>
              <w:rPr>
                <w:rFonts w:ascii="Courier" w:hAnsi="Courier"/>
              </w:rPr>
            </w:pPr>
            <w:proofErr w:type="spellStart"/>
            <w:r>
              <w:rPr>
                <w:rFonts w:ascii="Courier" w:hAnsi="Courier"/>
              </w:rPr>
              <w:t>data_start</w:t>
            </w:r>
            <w:proofErr w:type="spellEnd"/>
          </w:p>
        </w:tc>
        <w:tc>
          <w:tcPr>
            <w:tcW w:w="1800" w:type="dxa"/>
            <w:vMerge w:val="restart"/>
          </w:tcPr>
          <w:p w14:paraId="00636E93" w14:textId="77777777" w:rsidR="00F42727" w:rsidRDefault="00F42727">
            <w:pPr>
              <w:snapToGrid w:val="0"/>
              <w:rPr>
                <w:rFonts w:ascii="Courier" w:hAnsi="Courier"/>
              </w:rPr>
            </w:pPr>
            <w:r>
              <w:rPr>
                <w:rFonts w:ascii="Courier" w:hAnsi="Courier"/>
              </w:rPr>
              <w:t>double</w:t>
            </w:r>
          </w:p>
        </w:tc>
        <w:tc>
          <w:tcPr>
            <w:tcW w:w="720" w:type="dxa"/>
            <w:vMerge w:val="restart"/>
          </w:tcPr>
          <w:p w14:paraId="0195BF91" w14:textId="77777777" w:rsidR="00F42727" w:rsidRDefault="00F42727">
            <w:pPr>
              <w:snapToGrid w:val="0"/>
              <w:rPr>
                <w:rFonts w:ascii="Courier" w:hAnsi="Courier"/>
              </w:rPr>
            </w:pPr>
            <w:r>
              <w:rPr>
                <w:rFonts w:ascii="Courier" w:hAnsi="Courier"/>
              </w:rPr>
              <w:t>yes</w:t>
            </w:r>
          </w:p>
        </w:tc>
        <w:tc>
          <w:tcPr>
            <w:tcW w:w="720" w:type="dxa"/>
            <w:vMerge w:val="restart"/>
          </w:tcPr>
          <w:p w14:paraId="68E2E010" w14:textId="77777777" w:rsidR="00F42727" w:rsidRDefault="00F42727">
            <w:pPr>
              <w:snapToGrid w:val="0"/>
              <w:rPr>
                <w:rFonts w:ascii="Courier" w:hAnsi="Courier"/>
              </w:rPr>
            </w:pPr>
          </w:p>
        </w:tc>
        <w:tc>
          <w:tcPr>
            <w:tcW w:w="1080" w:type="dxa"/>
            <w:vMerge w:val="restart"/>
          </w:tcPr>
          <w:p w14:paraId="62BAAB7A" w14:textId="77777777" w:rsidR="00F42727" w:rsidRDefault="00F42727">
            <w:pPr>
              <w:snapToGrid w:val="0"/>
              <w:rPr>
                <w:rFonts w:ascii="Courier" w:hAnsi="Courier"/>
              </w:rPr>
            </w:pPr>
            <w:r>
              <w:rPr>
                <w:rFonts w:ascii="Courier" w:hAnsi="Courier"/>
              </w:rPr>
              <w:t>NULL</w:t>
            </w:r>
          </w:p>
        </w:tc>
        <w:tc>
          <w:tcPr>
            <w:tcW w:w="1801" w:type="dxa"/>
            <w:vMerge w:val="restart"/>
          </w:tcPr>
          <w:p w14:paraId="2E51486E" w14:textId="77777777" w:rsidR="00F42727" w:rsidRDefault="00F42727">
            <w:pPr>
              <w:snapToGrid w:val="0"/>
              <w:rPr>
                <w:rFonts w:ascii="Courier" w:hAnsi="Courier"/>
              </w:rPr>
            </w:pPr>
          </w:p>
        </w:tc>
      </w:tr>
      <w:tr w:rsidR="00F42727" w14:paraId="085FEF6A" w14:textId="77777777" w:rsidTr="008515F8">
        <w:tblPrEx>
          <w:tblW w:w="0" w:type="auto"/>
          <w:tblLayout w:type="fixed"/>
          <w:tblLook w:val="0000" w:firstRow="0" w:lastRow="0" w:firstColumn="0" w:lastColumn="0" w:noHBand="0" w:noVBand="0"/>
          <w:tblPrExChange w:id="1291" w:author="Tom Stephens" w:date="2011-12-20T14:24:00Z">
            <w:tblPrEx>
              <w:tblW w:w="0" w:type="auto"/>
              <w:tblLayout w:type="fixed"/>
              <w:tblLook w:val="0000" w:firstRow="0" w:lastRow="0" w:firstColumn="0" w:lastColumn="0" w:noHBand="0" w:noVBand="0"/>
            </w:tblPrEx>
          </w:tblPrExChange>
        </w:tblPrEx>
        <w:trPr>
          <w:trHeight w:val="285"/>
          <w:trPrChange w:id="1292" w:author="Tom Stephens" w:date="2011-12-20T14:24:00Z">
            <w:trPr>
              <w:trHeight w:val="285"/>
            </w:trPr>
          </w:trPrChange>
        </w:trPr>
        <w:tc>
          <w:tcPr>
            <w:tcW w:w="4176" w:type="dxa"/>
            <w:vMerge w:val="restart"/>
            <w:tcPrChange w:id="1293" w:author="Tom Stephens" w:date="2011-12-20T14:24:00Z">
              <w:tcPr>
                <w:tcW w:w="4176" w:type="dxa"/>
                <w:vMerge w:val="restart"/>
                <w:tcBorders>
                  <w:bottom w:val="single" w:sz="8" w:space="0" w:color="008000"/>
                </w:tcBorders>
              </w:tcPr>
            </w:tcPrChange>
          </w:tcPr>
          <w:p w14:paraId="64011A75" w14:textId="77777777" w:rsidR="00F42727" w:rsidRDefault="00F42727">
            <w:pPr>
              <w:tabs>
                <w:tab w:val="center" w:pos="1980"/>
              </w:tabs>
              <w:snapToGrid w:val="0"/>
              <w:rPr>
                <w:rFonts w:ascii="Courier" w:hAnsi="Courier"/>
              </w:rPr>
              <w:pPrChange w:id="1294" w:author="Tom Stephens" w:date="2011-12-20T14:23:00Z">
                <w:pPr>
                  <w:snapToGrid w:val="0"/>
                </w:pPr>
              </w:pPrChange>
            </w:pPr>
            <w:proofErr w:type="spellStart"/>
            <w:r>
              <w:rPr>
                <w:rFonts w:ascii="Courier" w:hAnsi="Courier"/>
              </w:rPr>
              <w:t>data_end</w:t>
            </w:r>
            <w:proofErr w:type="spellEnd"/>
            <w:ins w:id="1295" w:author="Tom Stephens" w:date="2011-12-20T14:23:00Z">
              <w:r w:rsidR="008515F8">
                <w:rPr>
                  <w:rFonts w:ascii="Courier" w:hAnsi="Courier"/>
                </w:rPr>
                <w:tab/>
              </w:r>
            </w:ins>
          </w:p>
        </w:tc>
        <w:tc>
          <w:tcPr>
            <w:tcW w:w="1800" w:type="dxa"/>
            <w:vMerge w:val="restart"/>
            <w:tcPrChange w:id="1296" w:author="Tom Stephens" w:date="2011-12-20T14:24:00Z">
              <w:tcPr>
                <w:tcW w:w="1800" w:type="dxa"/>
                <w:vMerge w:val="restart"/>
                <w:tcBorders>
                  <w:bottom w:val="single" w:sz="8" w:space="0" w:color="008000"/>
                </w:tcBorders>
              </w:tcPr>
            </w:tcPrChange>
          </w:tcPr>
          <w:p w14:paraId="1960ED39" w14:textId="77777777" w:rsidR="00F42727" w:rsidRDefault="008515F8">
            <w:pPr>
              <w:snapToGrid w:val="0"/>
              <w:rPr>
                <w:rFonts w:ascii="Courier" w:hAnsi="Courier"/>
              </w:rPr>
            </w:pPr>
            <w:ins w:id="1297" w:author="Tom Stephens" w:date="2011-12-20T14:24:00Z">
              <w:r>
                <w:rPr>
                  <w:rFonts w:ascii="Courier" w:hAnsi="Courier"/>
                </w:rPr>
                <w:t>double</w:t>
              </w:r>
            </w:ins>
          </w:p>
        </w:tc>
        <w:tc>
          <w:tcPr>
            <w:tcW w:w="720" w:type="dxa"/>
            <w:vMerge w:val="restart"/>
            <w:tcPrChange w:id="1298" w:author="Tom Stephens" w:date="2011-12-20T14:24:00Z">
              <w:tcPr>
                <w:tcW w:w="720" w:type="dxa"/>
                <w:vMerge w:val="restart"/>
                <w:tcBorders>
                  <w:bottom w:val="single" w:sz="8" w:space="0" w:color="008000"/>
                </w:tcBorders>
              </w:tcPr>
            </w:tcPrChange>
          </w:tcPr>
          <w:p w14:paraId="36795AB5" w14:textId="77777777" w:rsidR="00F42727" w:rsidRDefault="00F42727">
            <w:pPr>
              <w:snapToGrid w:val="0"/>
              <w:rPr>
                <w:rFonts w:ascii="Courier" w:hAnsi="Courier"/>
              </w:rPr>
            </w:pPr>
            <w:r>
              <w:rPr>
                <w:rFonts w:ascii="Courier" w:hAnsi="Courier"/>
              </w:rPr>
              <w:t>yes</w:t>
            </w:r>
          </w:p>
        </w:tc>
        <w:tc>
          <w:tcPr>
            <w:tcW w:w="720" w:type="dxa"/>
            <w:vMerge w:val="restart"/>
            <w:tcPrChange w:id="1299" w:author="Tom Stephens" w:date="2011-12-20T14:24:00Z">
              <w:tcPr>
                <w:tcW w:w="720" w:type="dxa"/>
                <w:vMerge w:val="restart"/>
                <w:tcBorders>
                  <w:bottom w:val="single" w:sz="8" w:space="0" w:color="008000"/>
                </w:tcBorders>
              </w:tcPr>
            </w:tcPrChange>
          </w:tcPr>
          <w:p w14:paraId="689991AA" w14:textId="77777777" w:rsidR="00F42727" w:rsidRDefault="00F42727">
            <w:pPr>
              <w:snapToGrid w:val="0"/>
              <w:rPr>
                <w:rFonts w:ascii="Courier" w:hAnsi="Courier"/>
              </w:rPr>
            </w:pPr>
          </w:p>
        </w:tc>
        <w:tc>
          <w:tcPr>
            <w:tcW w:w="1080" w:type="dxa"/>
            <w:vMerge w:val="restart"/>
            <w:tcPrChange w:id="1300" w:author="Tom Stephens" w:date="2011-12-20T14:24:00Z">
              <w:tcPr>
                <w:tcW w:w="1080" w:type="dxa"/>
                <w:vMerge w:val="restart"/>
                <w:tcBorders>
                  <w:bottom w:val="single" w:sz="8" w:space="0" w:color="008000"/>
                </w:tcBorders>
              </w:tcPr>
            </w:tcPrChange>
          </w:tcPr>
          <w:p w14:paraId="667624A3" w14:textId="77777777" w:rsidR="00F42727" w:rsidRDefault="00F42727">
            <w:pPr>
              <w:snapToGrid w:val="0"/>
              <w:rPr>
                <w:rFonts w:ascii="Courier" w:hAnsi="Courier"/>
              </w:rPr>
            </w:pPr>
            <w:r>
              <w:rPr>
                <w:rFonts w:ascii="Courier" w:hAnsi="Courier"/>
              </w:rPr>
              <w:t>NULL</w:t>
            </w:r>
          </w:p>
        </w:tc>
        <w:tc>
          <w:tcPr>
            <w:tcW w:w="1801" w:type="dxa"/>
            <w:vMerge w:val="restart"/>
            <w:tcPrChange w:id="1301" w:author="Tom Stephens" w:date="2011-12-20T14:24:00Z">
              <w:tcPr>
                <w:tcW w:w="1801" w:type="dxa"/>
                <w:vMerge w:val="restart"/>
                <w:tcBorders>
                  <w:bottom w:val="single" w:sz="8" w:space="0" w:color="008000"/>
                </w:tcBorders>
              </w:tcPr>
            </w:tcPrChange>
          </w:tcPr>
          <w:p w14:paraId="5D68610C" w14:textId="77777777" w:rsidR="00F42727" w:rsidRDefault="00F42727">
            <w:pPr>
              <w:snapToGrid w:val="0"/>
              <w:rPr>
                <w:rFonts w:ascii="Courier" w:hAnsi="Courier"/>
              </w:rPr>
            </w:pPr>
          </w:p>
        </w:tc>
      </w:tr>
      <w:tr w:rsidR="008515F8" w14:paraId="33B1F843" w14:textId="77777777" w:rsidTr="008515F8">
        <w:tblPrEx>
          <w:tblW w:w="0" w:type="auto"/>
          <w:tblLayout w:type="fixed"/>
          <w:tblLook w:val="0000" w:firstRow="0" w:lastRow="0" w:firstColumn="0" w:lastColumn="0" w:noHBand="0" w:noVBand="0"/>
          <w:tblPrExChange w:id="1302" w:author="Tom Stephens" w:date="2011-12-20T14:24:00Z">
            <w:tblPrEx>
              <w:tblW w:w="0" w:type="auto"/>
              <w:tblLayout w:type="fixed"/>
              <w:tblLook w:val="0000" w:firstRow="0" w:lastRow="0" w:firstColumn="0" w:lastColumn="0" w:noHBand="0" w:noVBand="0"/>
            </w:tblPrEx>
          </w:tblPrExChange>
        </w:tblPrEx>
        <w:trPr>
          <w:trHeight w:val="285"/>
          <w:ins w:id="1303" w:author="Tom Stephens" w:date="2011-12-20T14:24:00Z"/>
          <w:trPrChange w:id="1304" w:author="Tom Stephens" w:date="2011-12-20T14:24:00Z">
            <w:trPr>
              <w:trHeight w:val="285"/>
            </w:trPr>
          </w:trPrChange>
        </w:trPr>
        <w:tc>
          <w:tcPr>
            <w:tcW w:w="4176" w:type="dxa"/>
            <w:tcPrChange w:id="1305" w:author="Tom Stephens" w:date="2011-12-20T14:24:00Z">
              <w:tcPr>
                <w:tcW w:w="4176" w:type="dxa"/>
                <w:tcBorders>
                  <w:bottom w:val="single" w:sz="8" w:space="0" w:color="008000"/>
                </w:tcBorders>
              </w:tcPr>
            </w:tcPrChange>
          </w:tcPr>
          <w:p w14:paraId="6370781E" w14:textId="77777777" w:rsidR="008515F8" w:rsidRDefault="008515F8" w:rsidP="008515F8">
            <w:pPr>
              <w:tabs>
                <w:tab w:val="center" w:pos="1980"/>
              </w:tabs>
              <w:snapToGrid w:val="0"/>
              <w:rPr>
                <w:ins w:id="1306" w:author="Tom Stephens" w:date="2011-12-20T14:24:00Z"/>
                <w:rFonts w:ascii="Courier" w:hAnsi="Courier"/>
              </w:rPr>
            </w:pPr>
            <w:proofErr w:type="spellStart"/>
            <w:ins w:id="1307" w:author="Tom Stephens" w:date="2011-12-20T14:24:00Z">
              <w:r>
                <w:rPr>
                  <w:rFonts w:ascii="Courier" w:hAnsi="Courier"/>
                </w:rPr>
                <w:t>yearly_start_time</w:t>
              </w:r>
              <w:proofErr w:type="spellEnd"/>
            </w:ins>
          </w:p>
        </w:tc>
        <w:tc>
          <w:tcPr>
            <w:tcW w:w="1800" w:type="dxa"/>
            <w:tcPrChange w:id="1308" w:author="Tom Stephens" w:date="2011-12-20T14:24:00Z">
              <w:tcPr>
                <w:tcW w:w="1800" w:type="dxa"/>
                <w:tcBorders>
                  <w:bottom w:val="single" w:sz="8" w:space="0" w:color="008000"/>
                </w:tcBorders>
              </w:tcPr>
            </w:tcPrChange>
          </w:tcPr>
          <w:p w14:paraId="6CBD0318" w14:textId="77777777" w:rsidR="008515F8" w:rsidRDefault="008515F8">
            <w:pPr>
              <w:snapToGrid w:val="0"/>
              <w:rPr>
                <w:ins w:id="1309" w:author="Tom Stephens" w:date="2011-12-20T14:24:00Z"/>
                <w:rFonts w:ascii="Courier" w:hAnsi="Courier"/>
              </w:rPr>
            </w:pPr>
            <w:ins w:id="1310" w:author="Tom Stephens" w:date="2011-12-20T14:24:00Z">
              <w:r>
                <w:rPr>
                  <w:rFonts w:ascii="Courier" w:hAnsi="Courier"/>
                </w:rPr>
                <w:t>double</w:t>
              </w:r>
            </w:ins>
          </w:p>
        </w:tc>
        <w:tc>
          <w:tcPr>
            <w:tcW w:w="720" w:type="dxa"/>
            <w:tcPrChange w:id="1311" w:author="Tom Stephens" w:date="2011-12-20T14:24:00Z">
              <w:tcPr>
                <w:tcW w:w="720" w:type="dxa"/>
                <w:tcBorders>
                  <w:bottom w:val="single" w:sz="8" w:space="0" w:color="008000"/>
                </w:tcBorders>
              </w:tcPr>
            </w:tcPrChange>
          </w:tcPr>
          <w:p w14:paraId="2A2C94A6" w14:textId="77777777" w:rsidR="008515F8" w:rsidRDefault="008515F8">
            <w:pPr>
              <w:snapToGrid w:val="0"/>
              <w:rPr>
                <w:ins w:id="1312" w:author="Tom Stephens" w:date="2011-12-20T14:24:00Z"/>
                <w:rFonts w:ascii="Courier" w:hAnsi="Courier"/>
              </w:rPr>
            </w:pPr>
            <w:ins w:id="1313" w:author="Tom Stephens" w:date="2011-12-20T14:24:00Z">
              <w:r>
                <w:rPr>
                  <w:rFonts w:ascii="Courier" w:hAnsi="Courier"/>
                </w:rPr>
                <w:t>yes</w:t>
              </w:r>
            </w:ins>
          </w:p>
        </w:tc>
        <w:tc>
          <w:tcPr>
            <w:tcW w:w="720" w:type="dxa"/>
            <w:tcPrChange w:id="1314" w:author="Tom Stephens" w:date="2011-12-20T14:24:00Z">
              <w:tcPr>
                <w:tcW w:w="720" w:type="dxa"/>
                <w:tcBorders>
                  <w:bottom w:val="single" w:sz="8" w:space="0" w:color="008000"/>
                </w:tcBorders>
              </w:tcPr>
            </w:tcPrChange>
          </w:tcPr>
          <w:p w14:paraId="0B4F718F" w14:textId="77777777" w:rsidR="008515F8" w:rsidRDefault="008515F8">
            <w:pPr>
              <w:snapToGrid w:val="0"/>
              <w:rPr>
                <w:ins w:id="1315" w:author="Tom Stephens" w:date="2011-12-20T14:24:00Z"/>
                <w:rFonts w:ascii="Courier" w:hAnsi="Courier"/>
              </w:rPr>
            </w:pPr>
          </w:p>
        </w:tc>
        <w:tc>
          <w:tcPr>
            <w:tcW w:w="1080" w:type="dxa"/>
            <w:tcPrChange w:id="1316" w:author="Tom Stephens" w:date="2011-12-20T14:24:00Z">
              <w:tcPr>
                <w:tcW w:w="1080" w:type="dxa"/>
                <w:tcBorders>
                  <w:bottom w:val="single" w:sz="8" w:space="0" w:color="008000"/>
                </w:tcBorders>
              </w:tcPr>
            </w:tcPrChange>
          </w:tcPr>
          <w:p w14:paraId="01C438D8" w14:textId="77777777" w:rsidR="008515F8" w:rsidRDefault="008515F8">
            <w:pPr>
              <w:snapToGrid w:val="0"/>
              <w:rPr>
                <w:ins w:id="1317" w:author="Tom Stephens" w:date="2011-12-20T14:24:00Z"/>
                <w:rFonts w:ascii="Courier" w:hAnsi="Courier"/>
              </w:rPr>
            </w:pPr>
            <w:ins w:id="1318" w:author="Tom Stephens" w:date="2011-12-20T14:24:00Z">
              <w:r>
                <w:rPr>
                  <w:rFonts w:ascii="Courier" w:hAnsi="Courier"/>
                </w:rPr>
                <w:t>NULL</w:t>
              </w:r>
            </w:ins>
          </w:p>
        </w:tc>
        <w:tc>
          <w:tcPr>
            <w:tcW w:w="1801" w:type="dxa"/>
            <w:tcPrChange w:id="1319" w:author="Tom Stephens" w:date="2011-12-20T14:24:00Z">
              <w:tcPr>
                <w:tcW w:w="1801" w:type="dxa"/>
                <w:tcBorders>
                  <w:bottom w:val="single" w:sz="8" w:space="0" w:color="008000"/>
                </w:tcBorders>
              </w:tcPr>
            </w:tcPrChange>
          </w:tcPr>
          <w:p w14:paraId="5FC56B4B" w14:textId="77777777" w:rsidR="008515F8" w:rsidRDefault="008515F8">
            <w:pPr>
              <w:snapToGrid w:val="0"/>
              <w:rPr>
                <w:ins w:id="1320" w:author="Tom Stephens" w:date="2011-12-20T14:24:00Z"/>
                <w:rFonts w:ascii="Courier" w:hAnsi="Courier"/>
              </w:rPr>
            </w:pPr>
          </w:p>
        </w:tc>
      </w:tr>
      <w:tr w:rsidR="008515F8" w14:paraId="2E2338DD" w14:textId="77777777" w:rsidTr="008515F8">
        <w:tblPrEx>
          <w:tblW w:w="0" w:type="auto"/>
          <w:tblLayout w:type="fixed"/>
          <w:tblLook w:val="0000" w:firstRow="0" w:lastRow="0" w:firstColumn="0" w:lastColumn="0" w:noHBand="0" w:noVBand="0"/>
          <w:tblPrExChange w:id="1321" w:author="Tom Stephens" w:date="2011-12-20T14:24:00Z">
            <w:tblPrEx>
              <w:tblW w:w="0" w:type="auto"/>
              <w:tblLayout w:type="fixed"/>
              <w:tblLook w:val="0000" w:firstRow="0" w:lastRow="0" w:firstColumn="0" w:lastColumn="0" w:noHBand="0" w:noVBand="0"/>
            </w:tblPrEx>
          </w:tblPrExChange>
        </w:tblPrEx>
        <w:trPr>
          <w:trHeight w:val="285"/>
          <w:ins w:id="1322" w:author="Tom Stephens" w:date="2011-12-20T14:24:00Z"/>
          <w:trPrChange w:id="1323" w:author="Tom Stephens" w:date="2011-12-20T14:24:00Z">
            <w:trPr>
              <w:trHeight w:val="285"/>
            </w:trPr>
          </w:trPrChange>
        </w:trPr>
        <w:tc>
          <w:tcPr>
            <w:tcW w:w="4176" w:type="dxa"/>
            <w:tcPrChange w:id="1324" w:author="Tom Stephens" w:date="2011-12-20T14:24:00Z">
              <w:tcPr>
                <w:tcW w:w="4176" w:type="dxa"/>
                <w:tcBorders>
                  <w:bottom w:val="single" w:sz="8" w:space="0" w:color="008000"/>
                </w:tcBorders>
              </w:tcPr>
            </w:tcPrChange>
          </w:tcPr>
          <w:p w14:paraId="4D8DEEEB" w14:textId="77777777" w:rsidR="008515F8" w:rsidRDefault="008515F8" w:rsidP="008515F8">
            <w:pPr>
              <w:tabs>
                <w:tab w:val="center" w:pos="1980"/>
              </w:tabs>
              <w:snapToGrid w:val="0"/>
              <w:rPr>
                <w:ins w:id="1325" w:author="Tom Stephens" w:date="2011-12-20T14:24:00Z"/>
                <w:rFonts w:ascii="Courier" w:hAnsi="Courier"/>
              </w:rPr>
            </w:pPr>
            <w:proofErr w:type="spellStart"/>
            <w:ins w:id="1326" w:author="Tom Stephens" w:date="2011-12-20T14:24:00Z">
              <w:r>
                <w:rPr>
                  <w:rFonts w:ascii="Courier" w:hAnsi="Courier"/>
                </w:rPr>
                <w:t>timePerEvent</w:t>
              </w:r>
              <w:proofErr w:type="spellEnd"/>
            </w:ins>
          </w:p>
        </w:tc>
        <w:tc>
          <w:tcPr>
            <w:tcW w:w="1800" w:type="dxa"/>
            <w:tcPrChange w:id="1327" w:author="Tom Stephens" w:date="2011-12-20T14:24:00Z">
              <w:tcPr>
                <w:tcW w:w="1800" w:type="dxa"/>
                <w:tcBorders>
                  <w:bottom w:val="single" w:sz="8" w:space="0" w:color="008000"/>
                </w:tcBorders>
              </w:tcPr>
            </w:tcPrChange>
          </w:tcPr>
          <w:p w14:paraId="59137946" w14:textId="77777777" w:rsidR="008515F8" w:rsidRDefault="008515F8">
            <w:pPr>
              <w:snapToGrid w:val="0"/>
              <w:rPr>
                <w:ins w:id="1328" w:author="Tom Stephens" w:date="2011-12-20T14:24:00Z"/>
                <w:rFonts w:ascii="Courier" w:hAnsi="Courier"/>
              </w:rPr>
            </w:pPr>
            <w:ins w:id="1329" w:author="Tom Stephens" w:date="2011-12-20T14:24:00Z">
              <w:r>
                <w:rPr>
                  <w:rFonts w:ascii="Courier" w:hAnsi="Courier"/>
                </w:rPr>
                <w:t>float</w:t>
              </w:r>
            </w:ins>
          </w:p>
        </w:tc>
        <w:tc>
          <w:tcPr>
            <w:tcW w:w="720" w:type="dxa"/>
            <w:tcPrChange w:id="1330" w:author="Tom Stephens" w:date="2011-12-20T14:24:00Z">
              <w:tcPr>
                <w:tcW w:w="720" w:type="dxa"/>
                <w:tcBorders>
                  <w:bottom w:val="single" w:sz="8" w:space="0" w:color="008000"/>
                </w:tcBorders>
              </w:tcPr>
            </w:tcPrChange>
          </w:tcPr>
          <w:p w14:paraId="5B204C58" w14:textId="77777777" w:rsidR="008515F8" w:rsidRDefault="008515F8">
            <w:pPr>
              <w:snapToGrid w:val="0"/>
              <w:rPr>
                <w:ins w:id="1331" w:author="Tom Stephens" w:date="2011-12-20T14:24:00Z"/>
                <w:rFonts w:ascii="Courier" w:hAnsi="Courier"/>
              </w:rPr>
            </w:pPr>
            <w:ins w:id="1332" w:author="Tom Stephens" w:date="2011-12-20T14:24:00Z">
              <w:r>
                <w:rPr>
                  <w:rFonts w:ascii="Courier" w:hAnsi="Courier"/>
                </w:rPr>
                <w:t>yes</w:t>
              </w:r>
            </w:ins>
          </w:p>
        </w:tc>
        <w:tc>
          <w:tcPr>
            <w:tcW w:w="720" w:type="dxa"/>
            <w:tcPrChange w:id="1333" w:author="Tom Stephens" w:date="2011-12-20T14:24:00Z">
              <w:tcPr>
                <w:tcW w:w="720" w:type="dxa"/>
                <w:tcBorders>
                  <w:bottom w:val="single" w:sz="8" w:space="0" w:color="008000"/>
                </w:tcBorders>
              </w:tcPr>
            </w:tcPrChange>
          </w:tcPr>
          <w:p w14:paraId="011DA49D" w14:textId="77777777" w:rsidR="008515F8" w:rsidRDefault="008515F8">
            <w:pPr>
              <w:snapToGrid w:val="0"/>
              <w:rPr>
                <w:ins w:id="1334" w:author="Tom Stephens" w:date="2011-12-20T14:24:00Z"/>
                <w:rFonts w:ascii="Courier" w:hAnsi="Courier"/>
              </w:rPr>
            </w:pPr>
          </w:p>
        </w:tc>
        <w:tc>
          <w:tcPr>
            <w:tcW w:w="1080" w:type="dxa"/>
            <w:tcPrChange w:id="1335" w:author="Tom Stephens" w:date="2011-12-20T14:24:00Z">
              <w:tcPr>
                <w:tcW w:w="1080" w:type="dxa"/>
                <w:tcBorders>
                  <w:bottom w:val="single" w:sz="8" w:space="0" w:color="008000"/>
                </w:tcBorders>
              </w:tcPr>
            </w:tcPrChange>
          </w:tcPr>
          <w:p w14:paraId="6940C9F0" w14:textId="77777777" w:rsidR="008515F8" w:rsidRDefault="008515F8">
            <w:pPr>
              <w:snapToGrid w:val="0"/>
              <w:rPr>
                <w:ins w:id="1336" w:author="Tom Stephens" w:date="2011-12-20T14:24:00Z"/>
                <w:rFonts w:ascii="Courier" w:hAnsi="Courier"/>
              </w:rPr>
            </w:pPr>
            <w:ins w:id="1337" w:author="Tom Stephens" w:date="2011-12-20T14:24:00Z">
              <w:r>
                <w:rPr>
                  <w:rFonts w:ascii="Courier" w:hAnsi="Courier"/>
                </w:rPr>
                <w:t>NULL</w:t>
              </w:r>
            </w:ins>
          </w:p>
        </w:tc>
        <w:tc>
          <w:tcPr>
            <w:tcW w:w="1801" w:type="dxa"/>
            <w:tcPrChange w:id="1338" w:author="Tom Stephens" w:date="2011-12-20T14:24:00Z">
              <w:tcPr>
                <w:tcW w:w="1801" w:type="dxa"/>
                <w:tcBorders>
                  <w:bottom w:val="single" w:sz="8" w:space="0" w:color="008000"/>
                </w:tcBorders>
              </w:tcPr>
            </w:tcPrChange>
          </w:tcPr>
          <w:p w14:paraId="758FF126" w14:textId="77777777" w:rsidR="008515F8" w:rsidRDefault="008515F8">
            <w:pPr>
              <w:snapToGrid w:val="0"/>
              <w:rPr>
                <w:ins w:id="1339" w:author="Tom Stephens" w:date="2011-12-20T14:24:00Z"/>
                <w:rFonts w:ascii="Courier" w:hAnsi="Courier"/>
              </w:rPr>
            </w:pPr>
          </w:p>
        </w:tc>
      </w:tr>
      <w:tr w:rsidR="008515F8" w14:paraId="465832E7" w14:textId="77777777">
        <w:trPr>
          <w:trHeight w:val="285"/>
          <w:ins w:id="1340" w:author="Tom Stephens" w:date="2011-12-20T14:24:00Z"/>
        </w:trPr>
        <w:tc>
          <w:tcPr>
            <w:tcW w:w="4176" w:type="dxa"/>
            <w:tcBorders>
              <w:bottom w:val="single" w:sz="8" w:space="0" w:color="008000"/>
            </w:tcBorders>
          </w:tcPr>
          <w:p w14:paraId="18494C15" w14:textId="77777777" w:rsidR="008515F8" w:rsidRDefault="008515F8" w:rsidP="008515F8">
            <w:pPr>
              <w:tabs>
                <w:tab w:val="center" w:pos="1980"/>
              </w:tabs>
              <w:snapToGrid w:val="0"/>
              <w:rPr>
                <w:ins w:id="1341" w:author="Tom Stephens" w:date="2011-12-20T14:24:00Z"/>
                <w:rFonts w:ascii="Courier" w:hAnsi="Courier"/>
              </w:rPr>
            </w:pPr>
            <w:ins w:id="1342" w:author="Tom Stephens" w:date="2011-12-20T14:24:00Z">
              <w:r>
                <w:rPr>
                  <w:rFonts w:ascii="Courier" w:hAnsi="Courier"/>
                </w:rPr>
                <w:t>latency</w:t>
              </w:r>
            </w:ins>
          </w:p>
        </w:tc>
        <w:tc>
          <w:tcPr>
            <w:tcW w:w="1800" w:type="dxa"/>
            <w:tcBorders>
              <w:bottom w:val="single" w:sz="8" w:space="0" w:color="008000"/>
            </w:tcBorders>
          </w:tcPr>
          <w:p w14:paraId="4EF87448" w14:textId="77777777" w:rsidR="008515F8" w:rsidRDefault="008515F8">
            <w:pPr>
              <w:snapToGrid w:val="0"/>
              <w:rPr>
                <w:ins w:id="1343" w:author="Tom Stephens" w:date="2011-12-20T14:24:00Z"/>
                <w:rFonts w:ascii="Courier" w:hAnsi="Courier"/>
              </w:rPr>
            </w:pPr>
            <w:ins w:id="1344" w:author="Tom Stephens" w:date="2011-12-20T14:24:00Z">
              <w:r>
                <w:rPr>
                  <w:rFonts w:ascii="Courier" w:hAnsi="Courier"/>
                </w:rPr>
                <w:t>float</w:t>
              </w:r>
            </w:ins>
          </w:p>
        </w:tc>
        <w:tc>
          <w:tcPr>
            <w:tcW w:w="720" w:type="dxa"/>
            <w:tcBorders>
              <w:bottom w:val="single" w:sz="8" w:space="0" w:color="008000"/>
            </w:tcBorders>
          </w:tcPr>
          <w:p w14:paraId="2C91BFE8" w14:textId="77777777" w:rsidR="008515F8" w:rsidRDefault="008515F8">
            <w:pPr>
              <w:snapToGrid w:val="0"/>
              <w:rPr>
                <w:ins w:id="1345" w:author="Tom Stephens" w:date="2011-12-20T14:24:00Z"/>
                <w:rFonts w:ascii="Courier" w:hAnsi="Courier"/>
              </w:rPr>
            </w:pPr>
            <w:ins w:id="1346" w:author="Tom Stephens" w:date="2011-12-20T14:24:00Z">
              <w:r>
                <w:rPr>
                  <w:rFonts w:ascii="Courier" w:hAnsi="Courier"/>
                </w:rPr>
                <w:t>yes</w:t>
              </w:r>
            </w:ins>
          </w:p>
        </w:tc>
        <w:tc>
          <w:tcPr>
            <w:tcW w:w="720" w:type="dxa"/>
            <w:tcBorders>
              <w:bottom w:val="single" w:sz="8" w:space="0" w:color="008000"/>
            </w:tcBorders>
          </w:tcPr>
          <w:p w14:paraId="6E7BE146" w14:textId="77777777" w:rsidR="008515F8" w:rsidRDefault="008515F8">
            <w:pPr>
              <w:snapToGrid w:val="0"/>
              <w:rPr>
                <w:ins w:id="1347" w:author="Tom Stephens" w:date="2011-12-20T14:24:00Z"/>
                <w:rFonts w:ascii="Courier" w:hAnsi="Courier"/>
              </w:rPr>
            </w:pPr>
          </w:p>
        </w:tc>
        <w:tc>
          <w:tcPr>
            <w:tcW w:w="1080" w:type="dxa"/>
            <w:tcBorders>
              <w:bottom w:val="single" w:sz="8" w:space="0" w:color="008000"/>
            </w:tcBorders>
          </w:tcPr>
          <w:p w14:paraId="217E2AE6" w14:textId="77777777" w:rsidR="008515F8" w:rsidRDefault="008515F8">
            <w:pPr>
              <w:snapToGrid w:val="0"/>
              <w:rPr>
                <w:ins w:id="1348" w:author="Tom Stephens" w:date="2011-12-20T14:24:00Z"/>
                <w:rFonts w:ascii="Courier" w:hAnsi="Courier"/>
              </w:rPr>
            </w:pPr>
            <w:ins w:id="1349" w:author="Tom Stephens" w:date="2011-12-20T14:25:00Z">
              <w:r>
                <w:rPr>
                  <w:rFonts w:ascii="Courier" w:hAnsi="Courier"/>
                </w:rPr>
                <w:t>NULL</w:t>
              </w:r>
            </w:ins>
          </w:p>
        </w:tc>
        <w:tc>
          <w:tcPr>
            <w:tcW w:w="1801" w:type="dxa"/>
            <w:tcBorders>
              <w:bottom w:val="single" w:sz="8" w:space="0" w:color="008000"/>
            </w:tcBorders>
          </w:tcPr>
          <w:p w14:paraId="004085C3" w14:textId="77777777" w:rsidR="008515F8" w:rsidRDefault="008515F8">
            <w:pPr>
              <w:snapToGrid w:val="0"/>
              <w:rPr>
                <w:ins w:id="1350" w:author="Tom Stephens" w:date="2011-12-20T14:24:00Z"/>
                <w:rFonts w:ascii="Courier" w:hAnsi="Courier"/>
              </w:rPr>
            </w:pPr>
          </w:p>
        </w:tc>
      </w:tr>
    </w:tbl>
    <w:p w14:paraId="40A59013" w14:textId="77777777" w:rsidR="00F42727" w:rsidRDefault="00F42727"/>
    <w:p w14:paraId="2A950E0F" w14:textId="77777777" w:rsidR="00F42727" w:rsidRDefault="00F42727">
      <w:pPr>
        <w:pStyle w:val="Heading2"/>
        <w:numPr>
          <w:numberingChange w:id="1351" w:author="Tom Stephens" w:date="2011-12-07T12:44:00Z" w:original="%1:8:0:.%2:2:0:"/>
        </w:numPr>
      </w:pPr>
      <w:bookmarkStart w:id="1352" w:name="_toc2310"/>
      <w:bookmarkEnd w:id="1352"/>
      <w:proofErr w:type="spellStart"/>
      <w:r>
        <w:t>photon_file_comp</w:t>
      </w:r>
      <w:proofErr w:type="spellEnd"/>
      <w:r>
        <w:t xml:space="preserve"> Table</w:t>
      </w:r>
    </w:p>
    <w:p w14:paraId="3349112B" w14:textId="77777777" w:rsidR="00F42727" w:rsidRDefault="00F42727">
      <w:pPr>
        <w:numPr>
          <w:ilvl w:val="0"/>
          <w:numId w:val="17"/>
          <w:numberingChange w:id="1353" w:author="Tom Stephens" w:date="2011-12-07T12:44:00Z" w:original=""/>
        </w:numPr>
      </w:pPr>
      <w:proofErr w:type="spellStart"/>
      <w:r>
        <w:t>file_base</w:t>
      </w:r>
      <w:proofErr w:type="spellEnd"/>
      <w:r>
        <w:t xml:space="preserve"> – The root filename of the set of region files that the data was added to</w:t>
      </w:r>
    </w:p>
    <w:p w14:paraId="15246F8C" w14:textId="77777777" w:rsidR="008515F8" w:rsidRDefault="008515F8">
      <w:pPr>
        <w:numPr>
          <w:ilvl w:val="0"/>
          <w:numId w:val="17"/>
          <w:ins w:id="1354" w:author="Tom Stephens" w:date="2011-12-20T14:25:00Z"/>
        </w:numPr>
        <w:rPr>
          <w:ins w:id="1355" w:author="Tom Stephens" w:date="2011-12-20T14:25:00Z"/>
        </w:rPr>
      </w:pPr>
      <w:ins w:id="1356" w:author="Tom Stephens" w:date="2011-12-20T14:25:00Z">
        <w:r>
          <w:t xml:space="preserve">version - </w:t>
        </w:r>
      </w:ins>
      <w:ins w:id="1357" w:author="Tom Stephens" w:date="2011-12-20T14:26:00Z">
        <w:r>
          <w:t>The database version at time of first ingest (not used)</w:t>
        </w:r>
      </w:ins>
    </w:p>
    <w:p w14:paraId="31D807EE" w14:textId="77777777" w:rsidR="008515F8" w:rsidRDefault="008515F8">
      <w:pPr>
        <w:numPr>
          <w:ilvl w:val="0"/>
          <w:numId w:val="17"/>
          <w:ins w:id="1358" w:author="Tom Stephens" w:date="2011-12-20T14:25:00Z"/>
        </w:numPr>
        <w:rPr>
          <w:ins w:id="1359" w:author="Tom Stephens" w:date="2011-12-20T14:25:00Z"/>
        </w:rPr>
      </w:pPr>
      <w:ins w:id="1360" w:author="Tom Stephens" w:date="2011-12-20T14:25:00Z">
        <w:r>
          <w:lastRenderedPageBreak/>
          <w:t>run - The run number the ingested file corresponds to.</w:t>
        </w:r>
      </w:ins>
    </w:p>
    <w:p w14:paraId="47B50689" w14:textId="77777777" w:rsidR="008515F8" w:rsidRDefault="008515F8">
      <w:pPr>
        <w:numPr>
          <w:ilvl w:val="0"/>
          <w:numId w:val="17"/>
          <w:ins w:id="1361" w:author="Tom Stephens" w:date="2011-12-20T14:25:00Z"/>
        </w:numPr>
        <w:rPr>
          <w:ins w:id="1362" w:author="Tom Stephens" w:date="2011-12-20T14:25:00Z"/>
        </w:rPr>
      </w:pPr>
      <w:proofErr w:type="spellStart"/>
      <w:ins w:id="1363" w:author="Tom Stephens" w:date="2011-12-20T14:25:00Z">
        <w:r>
          <w:t>run_version</w:t>
        </w:r>
        <w:proofErr w:type="spellEnd"/>
        <w:r>
          <w:t xml:space="preserve"> - The version number of the most </w:t>
        </w:r>
        <w:proofErr w:type="gramStart"/>
        <w:r>
          <w:t>recently</w:t>
        </w:r>
        <w:proofErr w:type="gramEnd"/>
        <w:r>
          <w:t xml:space="preserve"> ingest file for this run.</w:t>
        </w:r>
      </w:ins>
    </w:p>
    <w:p w14:paraId="06C87DC8" w14:textId="77777777" w:rsidR="00F42727" w:rsidDel="008515F8" w:rsidRDefault="00F42727">
      <w:pPr>
        <w:numPr>
          <w:ilvl w:val="0"/>
          <w:numId w:val="17"/>
          <w:numberingChange w:id="1364" w:author="Tom Stephens" w:date="2011-12-07T12:44:00Z" w:original=""/>
        </w:numPr>
        <w:rPr>
          <w:del w:id="1365" w:author="Tom Stephens" w:date="2011-12-20T14:27:00Z"/>
        </w:rPr>
      </w:pPr>
      <w:del w:id="1366" w:author="Tom Stephens" w:date="2011-12-20T14:27:00Z">
        <w:r w:rsidDel="008515F8">
          <w:delText>component – The name of the input file the data was extracted from</w:delText>
        </w:r>
      </w:del>
    </w:p>
    <w:p w14:paraId="548E041F" w14:textId="77777777" w:rsidR="00F42727" w:rsidRDefault="00F42727">
      <w:pPr>
        <w:numPr>
          <w:ilvl w:val="0"/>
          <w:numId w:val="17"/>
          <w:numberingChange w:id="1367" w:author="Tom Stephens" w:date="2011-12-07T12:44:00Z" w:original=""/>
        </w:numPr>
      </w:pPr>
      <w:proofErr w:type="spellStart"/>
      <w:r>
        <w:t>date_added</w:t>
      </w:r>
      <w:proofErr w:type="spellEnd"/>
      <w:r>
        <w:t xml:space="preserve"> – The date and time the data was added to the system.</w:t>
      </w:r>
    </w:p>
    <w:p w14:paraId="67410861" w14:textId="77777777" w:rsidR="008515F8" w:rsidRDefault="008515F8">
      <w:pPr>
        <w:numPr>
          <w:ilvl w:val="0"/>
          <w:numId w:val="17"/>
          <w:ins w:id="1368" w:author="Tom Stephens" w:date="2011-12-20T14:27:00Z"/>
        </w:numPr>
        <w:rPr>
          <w:ins w:id="1369" w:author="Tom Stephens" w:date="2011-12-20T14:27:00Z"/>
        </w:rPr>
      </w:pPr>
      <w:proofErr w:type="spellStart"/>
      <w:ins w:id="1370" w:author="Tom Stephens" w:date="2011-12-20T14:27:00Z">
        <w:r>
          <w:t>nPhot</w:t>
        </w:r>
        <w:proofErr w:type="spellEnd"/>
        <w:r>
          <w:t xml:space="preserve"> - The number of photon events in the ingested file.</w:t>
        </w:r>
      </w:ins>
    </w:p>
    <w:p w14:paraId="44EB5963" w14:textId="77777777" w:rsidR="008515F8" w:rsidRDefault="008515F8">
      <w:pPr>
        <w:numPr>
          <w:ilvl w:val="0"/>
          <w:numId w:val="17"/>
          <w:ins w:id="1371" w:author="Tom Stephens" w:date="2011-12-20T14:27:00Z"/>
        </w:numPr>
        <w:rPr>
          <w:ins w:id="1372" w:author="Tom Stephens" w:date="2011-12-20T14:27:00Z"/>
        </w:rPr>
      </w:pPr>
      <w:proofErr w:type="spellStart"/>
      <w:ins w:id="1373" w:author="Tom Stephens" w:date="2011-12-20T14:27:00Z">
        <w:r>
          <w:t>tStart</w:t>
        </w:r>
        <w:proofErr w:type="spellEnd"/>
        <w:r>
          <w:t xml:space="preserve"> - </w:t>
        </w:r>
      </w:ins>
      <w:ins w:id="1374" w:author="Tom Stephens" w:date="2011-12-20T14:28:00Z">
        <w:r>
          <w:t>T</w:t>
        </w:r>
      </w:ins>
      <w:ins w:id="1375" w:author="Tom Stephens" w:date="2011-12-20T14:27:00Z">
        <w:r>
          <w:t>he TSTART value of the ingested file.</w:t>
        </w:r>
      </w:ins>
    </w:p>
    <w:p w14:paraId="13D1173D" w14:textId="77777777" w:rsidR="008515F8" w:rsidRDefault="008515F8">
      <w:pPr>
        <w:numPr>
          <w:ilvl w:val="0"/>
          <w:numId w:val="17"/>
          <w:ins w:id="1376" w:author="Tom Stephens" w:date="2011-12-20T14:27:00Z"/>
        </w:numPr>
        <w:rPr>
          <w:ins w:id="1377" w:author="Tom Stephens" w:date="2011-12-20T14:27:00Z"/>
        </w:rPr>
      </w:pPr>
      <w:proofErr w:type="spellStart"/>
      <w:ins w:id="1378" w:author="Tom Stephens" w:date="2011-12-20T14:27:00Z">
        <w:r>
          <w:t>tStop</w:t>
        </w:r>
        <w:proofErr w:type="spellEnd"/>
        <w:r>
          <w:t xml:space="preserve"> - The TSTOP value of the ingested file.</w:t>
        </w:r>
      </w:ins>
    </w:p>
    <w:p w14:paraId="577544B1" w14:textId="77777777" w:rsidR="00F42727" w:rsidRDefault="00F42727"/>
    <w:tbl>
      <w:tblPr>
        <w:tblW w:w="10297" w:type="dxa"/>
        <w:tblLayout w:type="fixed"/>
        <w:tblLook w:val="0000" w:firstRow="0" w:lastRow="0" w:firstColumn="0" w:lastColumn="0" w:noHBand="0" w:noVBand="0"/>
      </w:tblPr>
      <w:tblGrid>
        <w:gridCol w:w="2736"/>
        <w:gridCol w:w="1980"/>
        <w:gridCol w:w="720"/>
        <w:gridCol w:w="720"/>
        <w:gridCol w:w="1800"/>
        <w:gridCol w:w="2341"/>
        <w:tblGridChange w:id="1379">
          <w:tblGrid>
            <w:gridCol w:w="2736"/>
            <w:gridCol w:w="1980"/>
            <w:gridCol w:w="720"/>
            <w:gridCol w:w="720"/>
            <w:gridCol w:w="1800"/>
            <w:gridCol w:w="2341"/>
          </w:tblGrid>
        </w:tblGridChange>
      </w:tblGrid>
      <w:tr w:rsidR="00F42727" w14:paraId="476F6C3F" w14:textId="77777777" w:rsidTr="008515F8">
        <w:trPr>
          <w:trHeight w:val="285"/>
        </w:trPr>
        <w:tc>
          <w:tcPr>
            <w:tcW w:w="2736" w:type="dxa"/>
            <w:vMerge w:val="restart"/>
            <w:tcBorders>
              <w:top w:val="single" w:sz="8" w:space="0" w:color="008000"/>
              <w:bottom w:val="single" w:sz="4" w:space="0" w:color="008000"/>
            </w:tcBorders>
          </w:tcPr>
          <w:p w14:paraId="48D929B8" w14:textId="77777777" w:rsidR="00F42727" w:rsidRDefault="00F42727">
            <w:pPr>
              <w:pStyle w:val="TableHeading"/>
              <w:snapToGrid w:val="0"/>
            </w:pPr>
            <w:r>
              <w:t>Field</w:t>
            </w:r>
          </w:p>
        </w:tc>
        <w:tc>
          <w:tcPr>
            <w:tcW w:w="1980" w:type="dxa"/>
            <w:vMerge w:val="restart"/>
            <w:tcBorders>
              <w:top w:val="single" w:sz="8" w:space="0" w:color="008000"/>
              <w:bottom w:val="single" w:sz="4" w:space="0" w:color="008000"/>
            </w:tcBorders>
          </w:tcPr>
          <w:p w14:paraId="4E225581"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163711A7"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59ACFAB3" w14:textId="77777777" w:rsidR="00F42727" w:rsidRDefault="00F42727">
            <w:pPr>
              <w:pStyle w:val="TableHeading"/>
              <w:snapToGrid w:val="0"/>
            </w:pPr>
            <w:r>
              <w:t>Key</w:t>
            </w:r>
          </w:p>
        </w:tc>
        <w:tc>
          <w:tcPr>
            <w:tcW w:w="1800" w:type="dxa"/>
            <w:vMerge w:val="restart"/>
            <w:tcBorders>
              <w:top w:val="single" w:sz="8" w:space="0" w:color="008000"/>
              <w:bottom w:val="single" w:sz="4" w:space="0" w:color="008000"/>
            </w:tcBorders>
          </w:tcPr>
          <w:p w14:paraId="5C1A865C"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
          <w:p w14:paraId="00A14F64" w14:textId="77777777" w:rsidR="00F42727" w:rsidRDefault="00F42727">
            <w:pPr>
              <w:pStyle w:val="TableHeading"/>
              <w:snapToGrid w:val="0"/>
              <w:rPr>
                <w:rFonts w:ascii="Courier" w:hAnsi="Courier"/>
              </w:rPr>
            </w:pPr>
            <w:r>
              <w:t>Extra</w:t>
            </w:r>
          </w:p>
        </w:tc>
      </w:tr>
      <w:tr w:rsidR="00F42727" w14:paraId="0DF5A6F5" w14:textId="77777777" w:rsidTr="008515F8">
        <w:trPr>
          <w:trHeight w:val="272"/>
        </w:trPr>
        <w:tc>
          <w:tcPr>
            <w:tcW w:w="2736" w:type="dxa"/>
            <w:vMerge w:val="restart"/>
          </w:tcPr>
          <w:p w14:paraId="18987A37" w14:textId="77777777" w:rsidR="00F42727" w:rsidRDefault="00F42727">
            <w:pPr>
              <w:snapToGrid w:val="0"/>
              <w:rPr>
                <w:rFonts w:ascii="Courier" w:hAnsi="Courier"/>
              </w:rPr>
            </w:pPr>
            <w:proofErr w:type="spellStart"/>
            <w:r>
              <w:rPr>
                <w:rFonts w:ascii="Courier" w:hAnsi="Courier"/>
              </w:rPr>
              <w:t>file_base</w:t>
            </w:r>
            <w:proofErr w:type="spellEnd"/>
          </w:p>
        </w:tc>
        <w:tc>
          <w:tcPr>
            <w:tcW w:w="1980" w:type="dxa"/>
            <w:vMerge w:val="restart"/>
          </w:tcPr>
          <w:p w14:paraId="2C95604E"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30)</w:t>
            </w:r>
          </w:p>
        </w:tc>
        <w:tc>
          <w:tcPr>
            <w:tcW w:w="720" w:type="dxa"/>
            <w:vMerge w:val="restart"/>
          </w:tcPr>
          <w:p w14:paraId="799C5F62" w14:textId="77777777" w:rsidR="00F42727" w:rsidRDefault="00F42727">
            <w:pPr>
              <w:snapToGrid w:val="0"/>
              <w:rPr>
                <w:rFonts w:ascii="Courier" w:hAnsi="Courier"/>
              </w:rPr>
            </w:pPr>
            <w:r>
              <w:rPr>
                <w:rFonts w:ascii="Courier" w:hAnsi="Courier"/>
              </w:rPr>
              <w:t>yes</w:t>
            </w:r>
          </w:p>
        </w:tc>
        <w:tc>
          <w:tcPr>
            <w:tcW w:w="720" w:type="dxa"/>
            <w:vMerge w:val="restart"/>
          </w:tcPr>
          <w:p w14:paraId="7F0424A4" w14:textId="77777777" w:rsidR="00F42727" w:rsidRDefault="00F42727">
            <w:pPr>
              <w:snapToGrid w:val="0"/>
              <w:rPr>
                <w:rFonts w:ascii="Courier" w:hAnsi="Courier"/>
              </w:rPr>
            </w:pPr>
          </w:p>
        </w:tc>
        <w:tc>
          <w:tcPr>
            <w:tcW w:w="1800" w:type="dxa"/>
            <w:vMerge w:val="restart"/>
          </w:tcPr>
          <w:p w14:paraId="5CFE9319" w14:textId="77777777" w:rsidR="00F42727" w:rsidRDefault="00F42727">
            <w:pPr>
              <w:snapToGrid w:val="0"/>
              <w:rPr>
                <w:rFonts w:ascii="Courier" w:hAnsi="Courier"/>
              </w:rPr>
            </w:pPr>
            <w:r>
              <w:rPr>
                <w:rFonts w:ascii="Courier" w:hAnsi="Courier"/>
              </w:rPr>
              <w:t>NULL</w:t>
            </w:r>
          </w:p>
        </w:tc>
        <w:tc>
          <w:tcPr>
            <w:tcW w:w="2341" w:type="dxa"/>
            <w:vMerge w:val="restart"/>
          </w:tcPr>
          <w:p w14:paraId="2D5E1919" w14:textId="77777777" w:rsidR="00F42727" w:rsidRDefault="00F42727">
            <w:pPr>
              <w:snapToGrid w:val="0"/>
              <w:rPr>
                <w:rFonts w:ascii="Courier" w:hAnsi="Courier"/>
              </w:rPr>
            </w:pPr>
          </w:p>
        </w:tc>
      </w:tr>
      <w:tr w:rsidR="00F42727" w14:paraId="505DC41E" w14:textId="77777777" w:rsidTr="008515F8">
        <w:trPr>
          <w:trHeight w:val="272"/>
        </w:trPr>
        <w:tc>
          <w:tcPr>
            <w:tcW w:w="2736" w:type="dxa"/>
            <w:vMerge w:val="restart"/>
          </w:tcPr>
          <w:p w14:paraId="2412B470" w14:textId="77777777" w:rsidR="00F42727" w:rsidRDefault="00F42727">
            <w:pPr>
              <w:snapToGrid w:val="0"/>
              <w:rPr>
                <w:rFonts w:ascii="Courier" w:hAnsi="Courier"/>
              </w:rPr>
            </w:pPr>
            <w:del w:id="1380" w:author="Tom Stephens" w:date="2011-12-20T14:28:00Z">
              <w:r w:rsidDel="008515F8">
                <w:rPr>
                  <w:rFonts w:ascii="Courier" w:hAnsi="Courier"/>
                </w:rPr>
                <w:delText>component</w:delText>
              </w:r>
            </w:del>
            <w:ins w:id="1381" w:author="Tom Stephens" w:date="2011-12-20T14:28:00Z">
              <w:r w:rsidR="008515F8">
                <w:rPr>
                  <w:rFonts w:ascii="Courier" w:hAnsi="Courier"/>
                </w:rPr>
                <w:t>version</w:t>
              </w:r>
            </w:ins>
          </w:p>
        </w:tc>
        <w:tc>
          <w:tcPr>
            <w:tcW w:w="1980" w:type="dxa"/>
            <w:vMerge w:val="restart"/>
          </w:tcPr>
          <w:p w14:paraId="7CA0DF56" w14:textId="77777777" w:rsidR="00F42727" w:rsidRDefault="00F42727">
            <w:pPr>
              <w:snapToGrid w:val="0"/>
              <w:rPr>
                <w:rFonts w:ascii="Courier" w:hAnsi="Courier"/>
              </w:rPr>
            </w:pPr>
            <w:del w:id="1382" w:author="Tom Stephens" w:date="2011-12-20T14:28:00Z">
              <w:r w:rsidDel="008515F8">
                <w:rPr>
                  <w:rFonts w:ascii="Courier" w:hAnsi="Courier"/>
                </w:rPr>
                <w:delText>varchar(40)</w:delText>
              </w:r>
            </w:del>
            <w:proofErr w:type="spellStart"/>
            <w:proofErr w:type="gramStart"/>
            <w:ins w:id="1383" w:author="Tom Stephens" w:date="2011-12-20T14:28:00Z">
              <w:r w:rsidR="008515F8">
                <w:rPr>
                  <w:rFonts w:ascii="Courier" w:hAnsi="Courier"/>
                </w:rPr>
                <w:t>tinyint</w:t>
              </w:r>
              <w:proofErr w:type="spellEnd"/>
              <w:r w:rsidR="008515F8">
                <w:rPr>
                  <w:rFonts w:ascii="Courier" w:hAnsi="Courier"/>
                </w:rPr>
                <w:t>(</w:t>
              </w:r>
              <w:proofErr w:type="gramEnd"/>
              <w:r w:rsidR="008515F8">
                <w:rPr>
                  <w:rFonts w:ascii="Courier" w:hAnsi="Courier"/>
                </w:rPr>
                <w:t>4)</w:t>
              </w:r>
            </w:ins>
          </w:p>
        </w:tc>
        <w:tc>
          <w:tcPr>
            <w:tcW w:w="720" w:type="dxa"/>
            <w:vMerge w:val="restart"/>
          </w:tcPr>
          <w:p w14:paraId="42A4DE5A" w14:textId="77777777" w:rsidR="00F42727" w:rsidRDefault="008515F8">
            <w:pPr>
              <w:snapToGrid w:val="0"/>
              <w:rPr>
                <w:rFonts w:ascii="Courier" w:hAnsi="Courier"/>
              </w:rPr>
            </w:pPr>
            <w:ins w:id="1384" w:author="Tom Stephens" w:date="2011-12-20T14:28:00Z">
              <w:r>
                <w:rPr>
                  <w:rFonts w:ascii="Courier" w:hAnsi="Courier"/>
                </w:rPr>
                <w:t>yes</w:t>
              </w:r>
            </w:ins>
          </w:p>
        </w:tc>
        <w:tc>
          <w:tcPr>
            <w:tcW w:w="720" w:type="dxa"/>
            <w:vMerge w:val="restart"/>
          </w:tcPr>
          <w:p w14:paraId="49F30321" w14:textId="77777777" w:rsidR="00F42727" w:rsidRDefault="00F42727">
            <w:pPr>
              <w:snapToGrid w:val="0"/>
              <w:rPr>
                <w:rFonts w:ascii="Courier" w:hAnsi="Courier"/>
              </w:rPr>
            </w:pPr>
            <w:del w:id="1385" w:author="Tom Stephens" w:date="2011-12-20T14:28:00Z">
              <w:r w:rsidDel="008515F8">
                <w:rPr>
                  <w:rFonts w:ascii="Courier" w:hAnsi="Courier"/>
                </w:rPr>
                <w:delText>PRI</w:delText>
              </w:r>
            </w:del>
          </w:p>
        </w:tc>
        <w:tc>
          <w:tcPr>
            <w:tcW w:w="1800" w:type="dxa"/>
            <w:vMerge w:val="restart"/>
          </w:tcPr>
          <w:p w14:paraId="0ACBDA10" w14:textId="77777777" w:rsidR="00F42727" w:rsidRDefault="008515F8">
            <w:pPr>
              <w:snapToGrid w:val="0"/>
              <w:rPr>
                <w:rFonts w:ascii="Courier" w:hAnsi="Courier"/>
              </w:rPr>
            </w:pPr>
            <w:ins w:id="1386" w:author="Tom Stephens" w:date="2011-12-20T14:28:00Z">
              <w:r>
                <w:rPr>
                  <w:rFonts w:ascii="Courier" w:hAnsi="Courier"/>
                </w:rPr>
                <w:t>NULL</w:t>
              </w:r>
            </w:ins>
          </w:p>
        </w:tc>
        <w:tc>
          <w:tcPr>
            <w:tcW w:w="2341" w:type="dxa"/>
            <w:vMerge w:val="restart"/>
          </w:tcPr>
          <w:p w14:paraId="49795FD1" w14:textId="77777777" w:rsidR="00F42727" w:rsidRDefault="00F42727">
            <w:pPr>
              <w:snapToGrid w:val="0"/>
              <w:rPr>
                <w:rFonts w:ascii="Courier" w:hAnsi="Courier"/>
              </w:rPr>
            </w:pPr>
          </w:p>
        </w:tc>
      </w:tr>
      <w:tr w:rsidR="008515F8" w14:paraId="330CAB08" w14:textId="77777777" w:rsidTr="008515F8">
        <w:trPr>
          <w:trHeight w:val="272"/>
          <w:ins w:id="1387" w:author="Tom Stephens" w:date="2011-12-20T14:28:00Z"/>
        </w:trPr>
        <w:tc>
          <w:tcPr>
            <w:tcW w:w="2736" w:type="dxa"/>
          </w:tcPr>
          <w:p w14:paraId="3839A205" w14:textId="77777777" w:rsidR="008515F8" w:rsidDel="008515F8" w:rsidRDefault="008515F8">
            <w:pPr>
              <w:snapToGrid w:val="0"/>
              <w:rPr>
                <w:ins w:id="1388" w:author="Tom Stephens" w:date="2011-12-20T14:28:00Z"/>
                <w:rFonts w:ascii="Courier" w:hAnsi="Courier"/>
              </w:rPr>
            </w:pPr>
            <w:ins w:id="1389" w:author="Tom Stephens" w:date="2011-12-20T14:28:00Z">
              <w:r>
                <w:rPr>
                  <w:rFonts w:ascii="Courier" w:hAnsi="Courier"/>
                </w:rPr>
                <w:t>run</w:t>
              </w:r>
            </w:ins>
          </w:p>
        </w:tc>
        <w:tc>
          <w:tcPr>
            <w:tcW w:w="1980" w:type="dxa"/>
          </w:tcPr>
          <w:p w14:paraId="16095B9B" w14:textId="77777777" w:rsidR="008515F8" w:rsidDel="008515F8" w:rsidRDefault="008515F8">
            <w:pPr>
              <w:snapToGrid w:val="0"/>
              <w:rPr>
                <w:ins w:id="1390" w:author="Tom Stephens" w:date="2011-12-20T14:28:00Z"/>
                <w:rFonts w:ascii="Courier" w:hAnsi="Courier"/>
              </w:rPr>
            </w:pPr>
            <w:proofErr w:type="gramStart"/>
            <w:ins w:id="1391" w:author="Tom Stephens" w:date="2011-12-20T14:28:00Z">
              <w:r>
                <w:rPr>
                  <w:rFonts w:ascii="Courier" w:hAnsi="Courier"/>
                </w:rPr>
                <w:t>varchar(</w:t>
              </w:r>
              <w:proofErr w:type="gramEnd"/>
              <w:r>
                <w:rPr>
                  <w:rFonts w:ascii="Courier" w:hAnsi="Courier"/>
                </w:rPr>
                <w:t>40)</w:t>
              </w:r>
            </w:ins>
          </w:p>
        </w:tc>
        <w:tc>
          <w:tcPr>
            <w:tcW w:w="720" w:type="dxa"/>
          </w:tcPr>
          <w:p w14:paraId="000C0F39" w14:textId="77777777" w:rsidR="008515F8" w:rsidRDefault="008515F8">
            <w:pPr>
              <w:snapToGrid w:val="0"/>
              <w:rPr>
                <w:ins w:id="1392" w:author="Tom Stephens" w:date="2011-12-20T14:28:00Z"/>
                <w:rFonts w:ascii="Courier" w:hAnsi="Courier"/>
              </w:rPr>
            </w:pPr>
            <w:ins w:id="1393" w:author="Tom Stephens" w:date="2011-12-20T14:29:00Z">
              <w:r>
                <w:rPr>
                  <w:rFonts w:ascii="Courier" w:hAnsi="Courier"/>
                </w:rPr>
                <w:t>NO</w:t>
              </w:r>
            </w:ins>
          </w:p>
        </w:tc>
        <w:tc>
          <w:tcPr>
            <w:tcW w:w="720" w:type="dxa"/>
          </w:tcPr>
          <w:p w14:paraId="69B09CE0" w14:textId="77777777" w:rsidR="008515F8" w:rsidDel="008515F8" w:rsidRDefault="008515F8">
            <w:pPr>
              <w:snapToGrid w:val="0"/>
              <w:rPr>
                <w:ins w:id="1394" w:author="Tom Stephens" w:date="2011-12-20T14:28:00Z"/>
                <w:rFonts w:ascii="Courier" w:hAnsi="Courier"/>
              </w:rPr>
            </w:pPr>
            <w:ins w:id="1395" w:author="Tom Stephens" w:date="2011-12-20T14:29:00Z">
              <w:r>
                <w:rPr>
                  <w:rFonts w:ascii="Courier" w:hAnsi="Courier"/>
                </w:rPr>
                <w:t>PRI</w:t>
              </w:r>
            </w:ins>
          </w:p>
        </w:tc>
        <w:tc>
          <w:tcPr>
            <w:tcW w:w="1800" w:type="dxa"/>
          </w:tcPr>
          <w:p w14:paraId="377F2CCC" w14:textId="77777777" w:rsidR="008515F8" w:rsidRDefault="008515F8">
            <w:pPr>
              <w:snapToGrid w:val="0"/>
              <w:rPr>
                <w:ins w:id="1396" w:author="Tom Stephens" w:date="2011-12-20T14:28:00Z"/>
                <w:rFonts w:ascii="Courier" w:hAnsi="Courier"/>
              </w:rPr>
            </w:pPr>
          </w:p>
        </w:tc>
        <w:tc>
          <w:tcPr>
            <w:tcW w:w="2341" w:type="dxa"/>
          </w:tcPr>
          <w:p w14:paraId="24E6530C" w14:textId="77777777" w:rsidR="008515F8" w:rsidRDefault="008515F8">
            <w:pPr>
              <w:snapToGrid w:val="0"/>
              <w:rPr>
                <w:ins w:id="1397" w:author="Tom Stephens" w:date="2011-12-20T14:28:00Z"/>
                <w:rFonts w:ascii="Courier" w:hAnsi="Courier"/>
              </w:rPr>
            </w:pPr>
          </w:p>
        </w:tc>
      </w:tr>
      <w:tr w:rsidR="008515F8" w14:paraId="7C2A24B1" w14:textId="77777777" w:rsidTr="008515F8">
        <w:trPr>
          <w:trHeight w:val="272"/>
          <w:ins w:id="1398" w:author="Tom Stephens" w:date="2011-12-20T14:28:00Z"/>
        </w:trPr>
        <w:tc>
          <w:tcPr>
            <w:tcW w:w="2736" w:type="dxa"/>
          </w:tcPr>
          <w:p w14:paraId="080A2A2D" w14:textId="77777777" w:rsidR="008515F8" w:rsidDel="008515F8" w:rsidRDefault="008515F8">
            <w:pPr>
              <w:snapToGrid w:val="0"/>
              <w:rPr>
                <w:ins w:id="1399" w:author="Tom Stephens" w:date="2011-12-20T14:28:00Z"/>
                <w:rFonts w:ascii="Courier" w:hAnsi="Courier"/>
              </w:rPr>
            </w:pPr>
            <w:ins w:id="1400" w:author="Tom Stephens" w:date="2011-12-20T14:29:00Z">
              <w:r>
                <w:rPr>
                  <w:rFonts w:ascii="Courier" w:hAnsi="Courier"/>
                </w:rPr>
                <w:t>version</w:t>
              </w:r>
            </w:ins>
          </w:p>
        </w:tc>
        <w:tc>
          <w:tcPr>
            <w:tcW w:w="1980" w:type="dxa"/>
          </w:tcPr>
          <w:p w14:paraId="0900B2C7" w14:textId="77777777" w:rsidR="008515F8" w:rsidDel="008515F8" w:rsidRDefault="008515F8">
            <w:pPr>
              <w:snapToGrid w:val="0"/>
              <w:rPr>
                <w:ins w:id="1401" w:author="Tom Stephens" w:date="2011-12-20T14:28:00Z"/>
                <w:rFonts w:ascii="Courier" w:hAnsi="Courier"/>
              </w:rPr>
            </w:pPr>
            <w:proofErr w:type="gramStart"/>
            <w:ins w:id="1402" w:author="Tom Stephens" w:date="2011-12-20T14:29:00Z">
              <w:r>
                <w:rPr>
                  <w:rFonts w:ascii="Courier" w:hAnsi="Courier"/>
                </w:rPr>
                <w:t>int(</w:t>
              </w:r>
              <w:proofErr w:type="gramEnd"/>
              <w:r>
                <w:rPr>
                  <w:rFonts w:ascii="Courier" w:hAnsi="Courier"/>
                </w:rPr>
                <w:t>11)</w:t>
              </w:r>
            </w:ins>
          </w:p>
        </w:tc>
        <w:tc>
          <w:tcPr>
            <w:tcW w:w="720" w:type="dxa"/>
          </w:tcPr>
          <w:p w14:paraId="7AD73922" w14:textId="77777777" w:rsidR="008515F8" w:rsidRDefault="008515F8">
            <w:pPr>
              <w:snapToGrid w:val="0"/>
              <w:rPr>
                <w:ins w:id="1403" w:author="Tom Stephens" w:date="2011-12-20T14:28:00Z"/>
                <w:rFonts w:ascii="Courier" w:hAnsi="Courier"/>
              </w:rPr>
            </w:pPr>
            <w:ins w:id="1404" w:author="Tom Stephens" w:date="2011-12-20T14:29:00Z">
              <w:r>
                <w:rPr>
                  <w:rFonts w:ascii="Courier" w:hAnsi="Courier"/>
                </w:rPr>
                <w:t>NO</w:t>
              </w:r>
            </w:ins>
          </w:p>
        </w:tc>
        <w:tc>
          <w:tcPr>
            <w:tcW w:w="720" w:type="dxa"/>
          </w:tcPr>
          <w:p w14:paraId="2DB7BA13" w14:textId="77777777" w:rsidR="008515F8" w:rsidDel="008515F8" w:rsidRDefault="008515F8">
            <w:pPr>
              <w:snapToGrid w:val="0"/>
              <w:rPr>
                <w:ins w:id="1405" w:author="Tom Stephens" w:date="2011-12-20T14:28:00Z"/>
                <w:rFonts w:ascii="Courier" w:hAnsi="Courier"/>
              </w:rPr>
            </w:pPr>
          </w:p>
        </w:tc>
        <w:tc>
          <w:tcPr>
            <w:tcW w:w="1800" w:type="dxa"/>
          </w:tcPr>
          <w:p w14:paraId="7C6A33F4" w14:textId="77777777" w:rsidR="008515F8" w:rsidRDefault="008515F8">
            <w:pPr>
              <w:snapToGrid w:val="0"/>
              <w:rPr>
                <w:ins w:id="1406" w:author="Tom Stephens" w:date="2011-12-20T14:28:00Z"/>
                <w:rFonts w:ascii="Courier" w:hAnsi="Courier"/>
              </w:rPr>
            </w:pPr>
            <w:ins w:id="1407" w:author="Tom Stephens" w:date="2011-12-20T14:29:00Z">
              <w:r>
                <w:rPr>
                  <w:rFonts w:ascii="Courier" w:hAnsi="Courier"/>
                </w:rPr>
                <w:t>0</w:t>
              </w:r>
            </w:ins>
          </w:p>
        </w:tc>
        <w:tc>
          <w:tcPr>
            <w:tcW w:w="2341" w:type="dxa"/>
          </w:tcPr>
          <w:p w14:paraId="11581BAB" w14:textId="77777777" w:rsidR="008515F8" w:rsidRDefault="008515F8">
            <w:pPr>
              <w:snapToGrid w:val="0"/>
              <w:rPr>
                <w:ins w:id="1408" w:author="Tom Stephens" w:date="2011-12-20T14:28:00Z"/>
                <w:rFonts w:ascii="Courier" w:hAnsi="Courier"/>
              </w:rPr>
            </w:pPr>
          </w:p>
        </w:tc>
      </w:tr>
      <w:tr w:rsidR="00F42727" w14:paraId="24B68D87" w14:textId="77777777" w:rsidTr="008515F8">
        <w:tblPrEx>
          <w:tblW w:w="10297" w:type="dxa"/>
          <w:tblLayout w:type="fixed"/>
          <w:tblLook w:val="0000" w:firstRow="0" w:lastRow="0" w:firstColumn="0" w:lastColumn="0" w:noHBand="0" w:noVBand="0"/>
          <w:tblPrExChange w:id="1409" w:author="Tom Stephens" w:date="2011-12-20T14:28:00Z">
            <w:tblPrEx>
              <w:tblW w:w="0" w:type="auto"/>
              <w:tblLayout w:type="fixed"/>
              <w:tblLook w:val="0000" w:firstRow="0" w:lastRow="0" w:firstColumn="0" w:lastColumn="0" w:noHBand="0" w:noVBand="0"/>
            </w:tblPrEx>
          </w:tblPrExChange>
        </w:tblPrEx>
        <w:trPr>
          <w:trHeight w:val="272"/>
          <w:trPrChange w:id="1410" w:author="Tom Stephens" w:date="2011-12-20T14:28:00Z">
            <w:trPr>
              <w:trHeight w:val="272"/>
            </w:trPr>
          </w:trPrChange>
        </w:trPr>
        <w:tc>
          <w:tcPr>
            <w:tcW w:w="2736" w:type="dxa"/>
            <w:vMerge w:val="restart"/>
            <w:tcPrChange w:id="1411" w:author="Tom Stephens" w:date="2011-12-20T14:28:00Z">
              <w:tcPr>
                <w:tcW w:w="2736" w:type="dxa"/>
                <w:vMerge w:val="restart"/>
                <w:tcBorders>
                  <w:bottom w:val="single" w:sz="8" w:space="0" w:color="008000"/>
                </w:tcBorders>
              </w:tcPr>
            </w:tcPrChange>
          </w:tcPr>
          <w:p w14:paraId="77CE95A1" w14:textId="77777777" w:rsidR="00F42727" w:rsidRDefault="00F42727">
            <w:pPr>
              <w:snapToGrid w:val="0"/>
              <w:rPr>
                <w:rFonts w:ascii="Courier" w:hAnsi="Courier"/>
              </w:rPr>
            </w:pPr>
            <w:proofErr w:type="spellStart"/>
            <w:r>
              <w:rPr>
                <w:rFonts w:ascii="Courier" w:hAnsi="Courier"/>
              </w:rPr>
              <w:t>date_added</w:t>
            </w:r>
            <w:proofErr w:type="spellEnd"/>
          </w:p>
        </w:tc>
        <w:tc>
          <w:tcPr>
            <w:tcW w:w="1980" w:type="dxa"/>
            <w:vMerge w:val="restart"/>
            <w:tcPrChange w:id="1412" w:author="Tom Stephens" w:date="2011-12-20T14:28:00Z">
              <w:tcPr>
                <w:tcW w:w="1980" w:type="dxa"/>
                <w:vMerge w:val="restart"/>
                <w:tcBorders>
                  <w:bottom w:val="single" w:sz="8" w:space="0" w:color="008000"/>
                </w:tcBorders>
              </w:tcPr>
            </w:tcPrChange>
          </w:tcPr>
          <w:p w14:paraId="4B4F4117" w14:textId="77777777" w:rsidR="00F42727" w:rsidRDefault="00F42727">
            <w:pPr>
              <w:snapToGrid w:val="0"/>
              <w:rPr>
                <w:rFonts w:ascii="Courier" w:hAnsi="Courier"/>
              </w:rPr>
            </w:pPr>
            <w:r>
              <w:rPr>
                <w:rFonts w:ascii="Courier" w:hAnsi="Courier"/>
              </w:rPr>
              <w:t>datetime</w:t>
            </w:r>
          </w:p>
        </w:tc>
        <w:tc>
          <w:tcPr>
            <w:tcW w:w="720" w:type="dxa"/>
            <w:vMerge w:val="restart"/>
            <w:tcPrChange w:id="1413" w:author="Tom Stephens" w:date="2011-12-20T14:28:00Z">
              <w:tcPr>
                <w:tcW w:w="720" w:type="dxa"/>
                <w:vMerge w:val="restart"/>
                <w:tcBorders>
                  <w:bottom w:val="single" w:sz="8" w:space="0" w:color="008000"/>
                </w:tcBorders>
              </w:tcPr>
            </w:tcPrChange>
          </w:tcPr>
          <w:p w14:paraId="3A80F615" w14:textId="77777777" w:rsidR="00F42727" w:rsidRDefault="00F42727">
            <w:pPr>
              <w:snapToGrid w:val="0"/>
              <w:rPr>
                <w:rFonts w:ascii="Courier" w:hAnsi="Courier"/>
              </w:rPr>
            </w:pPr>
            <w:r>
              <w:rPr>
                <w:rFonts w:ascii="Courier" w:hAnsi="Courier"/>
              </w:rPr>
              <w:t>yes</w:t>
            </w:r>
          </w:p>
        </w:tc>
        <w:tc>
          <w:tcPr>
            <w:tcW w:w="720" w:type="dxa"/>
            <w:vMerge w:val="restart"/>
            <w:tcPrChange w:id="1414" w:author="Tom Stephens" w:date="2011-12-20T14:28:00Z">
              <w:tcPr>
                <w:tcW w:w="720" w:type="dxa"/>
                <w:vMerge w:val="restart"/>
                <w:tcBorders>
                  <w:bottom w:val="single" w:sz="8" w:space="0" w:color="008000"/>
                </w:tcBorders>
              </w:tcPr>
            </w:tcPrChange>
          </w:tcPr>
          <w:p w14:paraId="006D5E99" w14:textId="77777777" w:rsidR="00F42727" w:rsidRDefault="00F42727">
            <w:pPr>
              <w:snapToGrid w:val="0"/>
              <w:rPr>
                <w:rFonts w:ascii="Courier" w:hAnsi="Courier"/>
              </w:rPr>
            </w:pPr>
          </w:p>
        </w:tc>
        <w:tc>
          <w:tcPr>
            <w:tcW w:w="1800" w:type="dxa"/>
            <w:vMerge w:val="restart"/>
            <w:tcPrChange w:id="1415" w:author="Tom Stephens" w:date="2011-12-20T14:28:00Z">
              <w:tcPr>
                <w:tcW w:w="1800" w:type="dxa"/>
                <w:vMerge w:val="restart"/>
                <w:tcBorders>
                  <w:bottom w:val="single" w:sz="8" w:space="0" w:color="008000"/>
                </w:tcBorders>
              </w:tcPr>
            </w:tcPrChange>
          </w:tcPr>
          <w:p w14:paraId="7ED2B452" w14:textId="77777777" w:rsidR="00F42727" w:rsidRDefault="00F42727">
            <w:pPr>
              <w:snapToGrid w:val="0"/>
              <w:rPr>
                <w:rFonts w:ascii="Courier" w:hAnsi="Courier"/>
              </w:rPr>
            </w:pPr>
            <w:r>
              <w:rPr>
                <w:rFonts w:ascii="Courier" w:hAnsi="Courier"/>
              </w:rPr>
              <w:t>NULL</w:t>
            </w:r>
          </w:p>
        </w:tc>
        <w:tc>
          <w:tcPr>
            <w:tcW w:w="2341" w:type="dxa"/>
            <w:vMerge w:val="restart"/>
            <w:tcPrChange w:id="1416" w:author="Tom Stephens" w:date="2011-12-20T14:28:00Z">
              <w:tcPr>
                <w:tcW w:w="2341" w:type="dxa"/>
                <w:vMerge w:val="restart"/>
                <w:tcBorders>
                  <w:bottom w:val="single" w:sz="8" w:space="0" w:color="008000"/>
                </w:tcBorders>
              </w:tcPr>
            </w:tcPrChange>
          </w:tcPr>
          <w:p w14:paraId="745CBC73" w14:textId="77777777" w:rsidR="00F42727" w:rsidRDefault="00F42727">
            <w:pPr>
              <w:snapToGrid w:val="0"/>
              <w:rPr>
                <w:rFonts w:ascii="Courier" w:hAnsi="Courier"/>
              </w:rPr>
            </w:pPr>
          </w:p>
        </w:tc>
      </w:tr>
      <w:tr w:rsidR="008515F8" w14:paraId="0EFF6656" w14:textId="77777777" w:rsidTr="008515F8">
        <w:tblPrEx>
          <w:tblW w:w="10297" w:type="dxa"/>
          <w:tblLayout w:type="fixed"/>
          <w:tblLook w:val="0000" w:firstRow="0" w:lastRow="0" w:firstColumn="0" w:lastColumn="0" w:noHBand="0" w:noVBand="0"/>
          <w:tblPrExChange w:id="1417" w:author="Tom Stephens" w:date="2011-12-20T14:28:00Z">
            <w:tblPrEx>
              <w:tblW w:w="0" w:type="auto"/>
              <w:tblLayout w:type="fixed"/>
              <w:tblLook w:val="0000" w:firstRow="0" w:lastRow="0" w:firstColumn="0" w:lastColumn="0" w:noHBand="0" w:noVBand="0"/>
            </w:tblPrEx>
          </w:tblPrExChange>
        </w:tblPrEx>
        <w:trPr>
          <w:trHeight w:val="272"/>
          <w:ins w:id="1418" w:author="Tom Stephens" w:date="2011-12-20T14:28:00Z"/>
          <w:trPrChange w:id="1419" w:author="Tom Stephens" w:date="2011-12-20T14:28:00Z">
            <w:trPr>
              <w:trHeight w:val="272"/>
            </w:trPr>
          </w:trPrChange>
        </w:trPr>
        <w:tc>
          <w:tcPr>
            <w:tcW w:w="2736" w:type="dxa"/>
            <w:tcPrChange w:id="1420" w:author="Tom Stephens" w:date="2011-12-20T14:28:00Z">
              <w:tcPr>
                <w:tcW w:w="2736" w:type="dxa"/>
                <w:tcBorders>
                  <w:bottom w:val="single" w:sz="8" w:space="0" w:color="008000"/>
                </w:tcBorders>
              </w:tcPr>
            </w:tcPrChange>
          </w:tcPr>
          <w:p w14:paraId="0A60305D" w14:textId="77777777" w:rsidR="008515F8" w:rsidRDefault="008515F8">
            <w:pPr>
              <w:snapToGrid w:val="0"/>
              <w:rPr>
                <w:ins w:id="1421" w:author="Tom Stephens" w:date="2011-12-20T14:28:00Z"/>
                <w:rFonts w:ascii="Courier" w:hAnsi="Courier"/>
              </w:rPr>
            </w:pPr>
            <w:proofErr w:type="spellStart"/>
            <w:ins w:id="1422" w:author="Tom Stephens" w:date="2011-12-20T14:29:00Z">
              <w:r>
                <w:rPr>
                  <w:rFonts w:ascii="Courier" w:hAnsi="Courier"/>
                </w:rPr>
                <w:t>nPhot</w:t>
              </w:r>
            </w:ins>
            <w:proofErr w:type="spellEnd"/>
          </w:p>
        </w:tc>
        <w:tc>
          <w:tcPr>
            <w:tcW w:w="1980" w:type="dxa"/>
            <w:tcPrChange w:id="1423" w:author="Tom Stephens" w:date="2011-12-20T14:28:00Z">
              <w:tcPr>
                <w:tcW w:w="1980" w:type="dxa"/>
                <w:tcBorders>
                  <w:bottom w:val="single" w:sz="8" w:space="0" w:color="008000"/>
                </w:tcBorders>
              </w:tcPr>
            </w:tcPrChange>
          </w:tcPr>
          <w:p w14:paraId="272C1BBB" w14:textId="77777777" w:rsidR="008515F8" w:rsidRDefault="008515F8">
            <w:pPr>
              <w:snapToGrid w:val="0"/>
              <w:rPr>
                <w:ins w:id="1424" w:author="Tom Stephens" w:date="2011-12-20T14:28:00Z"/>
                <w:rFonts w:ascii="Courier" w:hAnsi="Courier"/>
              </w:rPr>
            </w:pPr>
            <w:proofErr w:type="gramStart"/>
            <w:ins w:id="1425" w:author="Tom Stephens" w:date="2011-12-20T14:29:00Z">
              <w:r>
                <w:rPr>
                  <w:rFonts w:ascii="Courier" w:hAnsi="Courier"/>
                </w:rPr>
                <w:t>int(</w:t>
              </w:r>
              <w:proofErr w:type="gramEnd"/>
              <w:r>
                <w:rPr>
                  <w:rFonts w:ascii="Courier" w:hAnsi="Courier"/>
                </w:rPr>
                <w:t>11)</w:t>
              </w:r>
            </w:ins>
          </w:p>
        </w:tc>
        <w:tc>
          <w:tcPr>
            <w:tcW w:w="720" w:type="dxa"/>
            <w:tcPrChange w:id="1426" w:author="Tom Stephens" w:date="2011-12-20T14:28:00Z">
              <w:tcPr>
                <w:tcW w:w="720" w:type="dxa"/>
                <w:tcBorders>
                  <w:bottom w:val="single" w:sz="8" w:space="0" w:color="008000"/>
                </w:tcBorders>
              </w:tcPr>
            </w:tcPrChange>
          </w:tcPr>
          <w:p w14:paraId="62309465" w14:textId="77777777" w:rsidR="008515F8" w:rsidRDefault="008515F8">
            <w:pPr>
              <w:snapToGrid w:val="0"/>
              <w:rPr>
                <w:ins w:id="1427" w:author="Tom Stephens" w:date="2011-12-20T14:28:00Z"/>
                <w:rFonts w:ascii="Courier" w:hAnsi="Courier"/>
              </w:rPr>
            </w:pPr>
            <w:ins w:id="1428" w:author="Tom Stephens" w:date="2011-12-20T14:29:00Z">
              <w:r>
                <w:rPr>
                  <w:rFonts w:ascii="Courier" w:hAnsi="Courier"/>
                </w:rPr>
                <w:t>yes</w:t>
              </w:r>
            </w:ins>
          </w:p>
        </w:tc>
        <w:tc>
          <w:tcPr>
            <w:tcW w:w="720" w:type="dxa"/>
            <w:tcPrChange w:id="1429" w:author="Tom Stephens" w:date="2011-12-20T14:28:00Z">
              <w:tcPr>
                <w:tcW w:w="720" w:type="dxa"/>
                <w:tcBorders>
                  <w:bottom w:val="single" w:sz="8" w:space="0" w:color="008000"/>
                </w:tcBorders>
              </w:tcPr>
            </w:tcPrChange>
          </w:tcPr>
          <w:p w14:paraId="7CB9E11F" w14:textId="77777777" w:rsidR="008515F8" w:rsidRDefault="008515F8">
            <w:pPr>
              <w:snapToGrid w:val="0"/>
              <w:rPr>
                <w:ins w:id="1430" w:author="Tom Stephens" w:date="2011-12-20T14:28:00Z"/>
                <w:rFonts w:ascii="Courier" w:hAnsi="Courier"/>
              </w:rPr>
            </w:pPr>
          </w:p>
        </w:tc>
        <w:tc>
          <w:tcPr>
            <w:tcW w:w="1800" w:type="dxa"/>
            <w:tcPrChange w:id="1431" w:author="Tom Stephens" w:date="2011-12-20T14:28:00Z">
              <w:tcPr>
                <w:tcW w:w="1800" w:type="dxa"/>
                <w:tcBorders>
                  <w:bottom w:val="single" w:sz="8" w:space="0" w:color="008000"/>
                </w:tcBorders>
              </w:tcPr>
            </w:tcPrChange>
          </w:tcPr>
          <w:p w14:paraId="01FE5AD3" w14:textId="77777777" w:rsidR="008515F8" w:rsidRDefault="008515F8">
            <w:pPr>
              <w:snapToGrid w:val="0"/>
              <w:rPr>
                <w:ins w:id="1432" w:author="Tom Stephens" w:date="2011-12-20T14:28:00Z"/>
                <w:rFonts w:ascii="Courier" w:hAnsi="Courier"/>
              </w:rPr>
            </w:pPr>
            <w:ins w:id="1433" w:author="Tom Stephens" w:date="2011-12-20T14:29:00Z">
              <w:r w:rsidRPr="00A85434">
                <w:rPr>
                  <w:rFonts w:ascii="Courier" w:hAnsi="Courier"/>
                </w:rPr>
                <w:t>NULL</w:t>
              </w:r>
            </w:ins>
          </w:p>
        </w:tc>
        <w:tc>
          <w:tcPr>
            <w:tcW w:w="2341" w:type="dxa"/>
            <w:tcPrChange w:id="1434" w:author="Tom Stephens" w:date="2011-12-20T14:28:00Z">
              <w:tcPr>
                <w:tcW w:w="2341" w:type="dxa"/>
                <w:tcBorders>
                  <w:bottom w:val="single" w:sz="8" w:space="0" w:color="008000"/>
                </w:tcBorders>
              </w:tcPr>
            </w:tcPrChange>
          </w:tcPr>
          <w:p w14:paraId="15EF0E2C" w14:textId="77777777" w:rsidR="008515F8" w:rsidRDefault="008515F8">
            <w:pPr>
              <w:snapToGrid w:val="0"/>
              <w:rPr>
                <w:ins w:id="1435" w:author="Tom Stephens" w:date="2011-12-20T14:28:00Z"/>
                <w:rFonts w:ascii="Courier" w:hAnsi="Courier"/>
              </w:rPr>
            </w:pPr>
          </w:p>
        </w:tc>
      </w:tr>
      <w:tr w:rsidR="008515F8" w14:paraId="3474C4E0" w14:textId="77777777" w:rsidTr="008515F8">
        <w:tblPrEx>
          <w:tblW w:w="10297" w:type="dxa"/>
          <w:tblLayout w:type="fixed"/>
          <w:tblLook w:val="0000" w:firstRow="0" w:lastRow="0" w:firstColumn="0" w:lastColumn="0" w:noHBand="0" w:noVBand="0"/>
          <w:tblPrExChange w:id="1436" w:author="Tom Stephens" w:date="2011-12-20T14:28:00Z">
            <w:tblPrEx>
              <w:tblW w:w="0" w:type="auto"/>
              <w:tblLayout w:type="fixed"/>
              <w:tblLook w:val="0000" w:firstRow="0" w:lastRow="0" w:firstColumn="0" w:lastColumn="0" w:noHBand="0" w:noVBand="0"/>
            </w:tblPrEx>
          </w:tblPrExChange>
        </w:tblPrEx>
        <w:trPr>
          <w:trHeight w:val="272"/>
          <w:ins w:id="1437" w:author="Tom Stephens" w:date="2011-12-20T14:28:00Z"/>
          <w:trPrChange w:id="1438" w:author="Tom Stephens" w:date="2011-12-20T14:28:00Z">
            <w:trPr>
              <w:trHeight w:val="272"/>
            </w:trPr>
          </w:trPrChange>
        </w:trPr>
        <w:tc>
          <w:tcPr>
            <w:tcW w:w="2736" w:type="dxa"/>
            <w:tcPrChange w:id="1439" w:author="Tom Stephens" w:date="2011-12-20T14:28:00Z">
              <w:tcPr>
                <w:tcW w:w="2736" w:type="dxa"/>
                <w:tcBorders>
                  <w:bottom w:val="single" w:sz="8" w:space="0" w:color="008000"/>
                </w:tcBorders>
              </w:tcPr>
            </w:tcPrChange>
          </w:tcPr>
          <w:p w14:paraId="7705AC22" w14:textId="77777777" w:rsidR="008515F8" w:rsidRDefault="008515F8">
            <w:pPr>
              <w:snapToGrid w:val="0"/>
              <w:rPr>
                <w:ins w:id="1440" w:author="Tom Stephens" w:date="2011-12-20T14:28:00Z"/>
                <w:rFonts w:ascii="Courier" w:hAnsi="Courier"/>
              </w:rPr>
            </w:pPr>
            <w:proofErr w:type="spellStart"/>
            <w:ins w:id="1441" w:author="Tom Stephens" w:date="2011-12-20T14:29:00Z">
              <w:r>
                <w:rPr>
                  <w:rFonts w:ascii="Courier" w:hAnsi="Courier"/>
                </w:rPr>
                <w:t>tStart</w:t>
              </w:r>
            </w:ins>
            <w:proofErr w:type="spellEnd"/>
          </w:p>
        </w:tc>
        <w:tc>
          <w:tcPr>
            <w:tcW w:w="1980" w:type="dxa"/>
            <w:tcPrChange w:id="1442" w:author="Tom Stephens" w:date="2011-12-20T14:28:00Z">
              <w:tcPr>
                <w:tcW w:w="1980" w:type="dxa"/>
                <w:tcBorders>
                  <w:bottom w:val="single" w:sz="8" w:space="0" w:color="008000"/>
                </w:tcBorders>
              </w:tcPr>
            </w:tcPrChange>
          </w:tcPr>
          <w:p w14:paraId="2FA98BB7" w14:textId="77777777" w:rsidR="008515F8" w:rsidRDefault="008515F8">
            <w:pPr>
              <w:snapToGrid w:val="0"/>
              <w:rPr>
                <w:ins w:id="1443" w:author="Tom Stephens" w:date="2011-12-20T14:28:00Z"/>
                <w:rFonts w:ascii="Courier" w:hAnsi="Courier"/>
              </w:rPr>
            </w:pPr>
            <w:ins w:id="1444" w:author="Tom Stephens" w:date="2011-12-20T14:29:00Z">
              <w:r>
                <w:rPr>
                  <w:rFonts w:ascii="Courier" w:hAnsi="Courier"/>
                </w:rPr>
                <w:t>double</w:t>
              </w:r>
            </w:ins>
          </w:p>
        </w:tc>
        <w:tc>
          <w:tcPr>
            <w:tcW w:w="720" w:type="dxa"/>
            <w:tcPrChange w:id="1445" w:author="Tom Stephens" w:date="2011-12-20T14:28:00Z">
              <w:tcPr>
                <w:tcW w:w="720" w:type="dxa"/>
                <w:tcBorders>
                  <w:bottom w:val="single" w:sz="8" w:space="0" w:color="008000"/>
                </w:tcBorders>
              </w:tcPr>
            </w:tcPrChange>
          </w:tcPr>
          <w:p w14:paraId="1661AC99" w14:textId="77777777" w:rsidR="008515F8" w:rsidRDefault="008515F8">
            <w:pPr>
              <w:snapToGrid w:val="0"/>
              <w:rPr>
                <w:ins w:id="1446" w:author="Tom Stephens" w:date="2011-12-20T14:28:00Z"/>
                <w:rFonts w:ascii="Courier" w:hAnsi="Courier"/>
              </w:rPr>
            </w:pPr>
            <w:ins w:id="1447" w:author="Tom Stephens" w:date="2011-12-20T14:29:00Z">
              <w:r>
                <w:rPr>
                  <w:rFonts w:ascii="Courier" w:hAnsi="Courier"/>
                </w:rPr>
                <w:t>yes</w:t>
              </w:r>
            </w:ins>
          </w:p>
        </w:tc>
        <w:tc>
          <w:tcPr>
            <w:tcW w:w="720" w:type="dxa"/>
            <w:tcPrChange w:id="1448" w:author="Tom Stephens" w:date="2011-12-20T14:28:00Z">
              <w:tcPr>
                <w:tcW w:w="720" w:type="dxa"/>
                <w:tcBorders>
                  <w:bottom w:val="single" w:sz="8" w:space="0" w:color="008000"/>
                </w:tcBorders>
              </w:tcPr>
            </w:tcPrChange>
          </w:tcPr>
          <w:p w14:paraId="3C271724" w14:textId="77777777" w:rsidR="008515F8" w:rsidRDefault="008515F8">
            <w:pPr>
              <w:snapToGrid w:val="0"/>
              <w:rPr>
                <w:ins w:id="1449" w:author="Tom Stephens" w:date="2011-12-20T14:28:00Z"/>
                <w:rFonts w:ascii="Courier" w:hAnsi="Courier"/>
              </w:rPr>
            </w:pPr>
          </w:p>
        </w:tc>
        <w:tc>
          <w:tcPr>
            <w:tcW w:w="1800" w:type="dxa"/>
            <w:tcPrChange w:id="1450" w:author="Tom Stephens" w:date="2011-12-20T14:28:00Z">
              <w:tcPr>
                <w:tcW w:w="1800" w:type="dxa"/>
                <w:tcBorders>
                  <w:bottom w:val="single" w:sz="8" w:space="0" w:color="008000"/>
                </w:tcBorders>
              </w:tcPr>
            </w:tcPrChange>
          </w:tcPr>
          <w:p w14:paraId="42AF8457" w14:textId="77777777" w:rsidR="008515F8" w:rsidRDefault="008515F8">
            <w:pPr>
              <w:snapToGrid w:val="0"/>
              <w:rPr>
                <w:ins w:id="1451" w:author="Tom Stephens" w:date="2011-12-20T14:28:00Z"/>
                <w:rFonts w:ascii="Courier" w:hAnsi="Courier"/>
              </w:rPr>
            </w:pPr>
            <w:ins w:id="1452" w:author="Tom Stephens" w:date="2011-12-20T14:29:00Z">
              <w:r w:rsidRPr="00A85434">
                <w:rPr>
                  <w:rFonts w:ascii="Courier" w:hAnsi="Courier"/>
                </w:rPr>
                <w:t>NULL</w:t>
              </w:r>
            </w:ins>
          </w:p>
        </w:tc>
        <w:tc>
          <w:tcPr>
            <w:tcW w:w="2341" w:type="dxa"/>
            <w:tcPrChange w:id="1453" w:author="Tom Stephens" w:date="2011-12-20T14:28:00Z">
              <w:tcPr>
                <w:tcW w:w="2341" w:type="dxa"/>
                <w:tcBorders>
                  <w:bottom w:val="single" w:sz="8" w:space="0" w:color="008000"/>
                </w:tcBorders>
              </w:tcPr>
            </w:tcPrChange>
          </w:tcPr>
          <w:p w14:paraId="6274C349" w14:textId="77777777" w:rsidR="008515F8" w:rsidRDefault="008515F8">
            <w:pPr>
              <w:snapToGrid w:val="0"/>
              <w:rPr>
                <w:ins w:id="1454" w:author="Tom Stephens" w:date="2011-12-20T14:28:00Z"/>
                <w:rFonts w:ascii="Courier" w:hAnsi="Courier"/>
              </w:rPr>
            </w:pPr>
          </w:p>
        </w:tc>
      </w:tr>
      <w:tr w:rsidR="008515F8" w14:paraId="14402314" w14:textId="77777777" w:rsidTr="008515F8">
        <w:trPr>
          <w:trHeight w:val="272"/>
          <w:ins w:id="1455" w:author="Tom Stephens" w:date="2011-12-20T14:28:00Z"/>
        </w:trPr>
        <w:tc>
          <w:tcPr>
            <w:tcW w:w="2736" w:type="dxa"/>
            <w:tcBorders>
              <w:bottom w:val="single" w:sz="8" w:space="0" w:color="008000"/>
            </w:tcBorders>
          </w:tcPr>
          <w:p w14:paraId="7EB19ACA" w14:textId="77777777" w:rsidR="008515F8" w:rsidRDefault="008515F8">
            <w:pPr>
              <w:snapToGrid w:val="0"/>
              <w:rPr>
                <w:ins w:id="1456" w:author="Tom Stephens" w:date="2011-12-20T14:28:00Z"/>
                <w:rFonts w:ascii="Courier" w:hAnsi="Courier"/>
              </w:rPr>
            </w:pPr>
            <w:proofErr w:type="spellStart"/>
            <w:ins w:id="1457" w:author="Tom Stephens" w:date="2011-12-20T14:29:00Z">
              <w:r>
                <w:rPr>
                  <w:rFonts w:ascii="Courier" w:hAnsi="Courier"/>
                </w:rPr>
                <w:t>tStop</w:t>
              </w:r>
            </w:ins>
            <w:proofErr w:type="spellEnd"/>
          </w:p>
        </w:tc>
        <w:tc>
          <w:tcPr>
            <w:tcW w:w="1980" w:type="dxa"/>
            <w:tcBorders>
              <w:bottom w:val="single" w:sz="8" w:space="0" w:color="008000"/>
            </w:tcBorders>
          </w:tcPr>
          <w:p w14:paraId="7E8C3A47" w14:textId="77777777" w:rsidR="008515F8" w:rsidRDefault="008515F8">
            <w:pPr>
              <w:snapToGrid w:val="0"/>
              <w:rPr>
                <w:ins w:id="1458" w:author="Tom Stephens" w:date="2011-12-20T14:28:00Z"/>
                <w:rFonts w:ascii="Courier" w:hAnsi="Courier"/>
              </w:rPr>
            </w:pPr>
            <w:ins w:id="1459" w:author="Tom Stephens" w:date="2011-12-20T14:29:00Z">
              <w:r>
                <w:rPr>
                  <w:rFonts w:ascii="Courier" w:hAnsi="Courier"/>
                </w:rPr>
                <w:t>double</w:t>
              </w:r>
            </w:ins>
          </w:p>
        </w:tc>
        <w:tc>
          <w:tcPr>
            <w:tcW w:w="720" w:type="dxa"/>
            <w:tcBorders>
              <w:bottom w:val="single" w:sz="8" w:space="0" w:color="008000"/>
            </w:tcBorders>
          </w:tcPr>
          <w:p w14:paraId="64A4C295" w14:textId="77777777" w:rsidR="008515F8" w:rsidRDefault="008515F8">
            <w:pPr>
              <w:snapToGrid w:val="0"/>
              <w:rPr>
                <w:ins w:id="1460" w:author="Tom Stephens" w:date="2011-12-20T14:28:00Z"/>
                <w:rFonts w:ascii="Courier" w:hAnsi="Courier"/>
              </w:rPr>
            </w:pPr>
            <w:ins w:id="1461" w:author="Tom Stephens" w:date="2011-12-20T14:29:00Z">
              <w:r>
                <w:rPr>
                  <w:rFonts w:ascii="Courier" w:hAnsi="Courier"/>
                </w:rPr>
                <w:t>yes</w:t>
              </w:r>
            </w:ins>
          </w:p>
        </w:tc>
        <w:tc>
          <w:tcPr>
            <w:tcW w:w="720" w:type="dxa"/>
            <w:tcBorders>
              <w:bottom w:val="single" w:sz="8" w:space="0" w:color="008000"/>
            </w:tcBorders>
          </w:tcPr>
          <w:p w14:paraId="1FC9B3A9" w14:textId="77777777" w:rsidR="008515F8" w:rsidRDefault="008515F8">
            <w:pPr>
              <w:snapToGrid w:val="0"/>
              <w:rPr>
                <w:ins w:id="1462" w:author="Tom Stephens" w:date="2011-12-20T14:28:00Z"/>
                <w:rFonts w:ascii="Courier" w:hAnsi="Courier"/>
              </w:rPr>
            </w:pPr>
          </w:p>
        </w:tc>
        <w:tc>
          <w:tcPr>
            <w:tcW w:w="1800" w:type="dxa"/>
            <w:tcBorders>
              <w:bottom w:val="single" w:sz="8" w:space="0" w:color="008000"/>
            </w:tcBorders>
          </w:tcPr>
          <w:p w14:paraId="17FE1298" w14:textId="77777777" w:rsidR="008515F8" w:rsidRDefault="008515F8">
            <w:pPr>
              <w:snapToGrid w:val="0"/>
              <w:rPr>
                <w:ins w:id="1463" w:author="Tom Stephens" w:date="2011-12-20T14:28:00Z"/>
                <w:rFonts w:ascii="Courier" w:hAnsi="Courier"/>
              </w:rPr>
            </w:pPr>
            <w:ins w:id="1464" w:author="Tom Stephens" w:date="2011-12-20T14:29:00Z">
              <w:r w:rsidRPr="00A85434">
                <w:rPr>
                  <w:rFonts w:ascii="Courier" w:hAnsi="Courier"/>
                </w:rPr>
                <w:t>NULL</w:t>
              </w:r>
            </w:ins>
          </w:p>
        </w:tc>
        <w:tc>
          <w:tcPr>
            <w:tcW w:w="2341" w:type="dxa"/>
            <w:tcBorders>
              <w:bottom w:val="single" w:sz="8" w:space="0" w:color="008000"/>
            </w:tcBorders>
          </w:tcPr>
          <w:p w14:paraId="091C0D8A" w14:textId="77777777" w:rsidR="008515F8" w:rsidRDefault="008515F8">
            <w:pPr>
              <w:snapToGrid w:val="0"/>
              <w:rPr>
                <w:ins w:id="1465" w:author="Tom Stephens" w:date="2011-12-20T14:28:00Z"/>
                <w:rFonts w:ascii="Courier" w:hAnsi="Courier"/>
              </w:rPr>
            </w:pPr>
          </w:p>
        </w:tc>
      </w:tr>
    </w:tbl>
    <w:p w14:paraId="7B8E75BA" w14:textId="77777777" w:rsidR="00F42727" w:rsidRDefault="00F42727"/>
    <w:p w14:paraId="23475B01" w14:textId="77777777" w:rsidR="00F42727" w:rsidRDefault="00F42727">
      <w:pPr>
        <w:pStyle w:val="Heading2"/>
        <w:numPr>
          <w:numberingChange w:id="1466" w:author="Tom Stephens" w:date="2011-12-07T12:44:00Z" w:original="%1:8:0:.%2:3:0:"/>
        </w:numPr>
      </w:pPr>
      <w:bookmarkStart w:id="1467" w:name="_toc2390"/>
      <w:bookmarkEnd w:id="1467"/>
      <w:proofErr w:type="spellStart"/>
      <w:r>
        <w:t>photon_file_data</w:t>
      </w:r>
      <w:proofErr w:type="spellEnd"/>
      <w:r>
        <w:t xml:space="preserve"> Table</w:t>
      </w:r>
    </w:p>
    <w:p w14:paraId="037B07B7" w14:textId="77777777" w:rsidR="00F42727" w:rsidRDefault="00F42727">
      <w:pPr>
        <w:numPr>
          <w:ilvl w:val="0"/>
          <w:numId w:val="9"/>
          <w:numberingChange w:id="1468" w:author="Tom Stephens" w:date="2011-12-07T12:44:00Z" w:original=""/>
        </w:numPr>
      </w:pPr>
      <w:r>
        <w:t>filename – The full filename of the internal data file</w:t>
      </w:r>
    </w:p>
    <w:p w14:paraId="21E39C7F" w14:textId="77777777" w:rsidR="00F42727" w:rsidRDefault="00F42727">
      <w:pPr>
        <w:numPr>
          <w:ilvl w:val="0"/>
          <w:numId w:val="9"/>
          <w:numberingChange w:id="1469" w:author="Tom Stephens" w:date="2011-12-07T12:44:00Z" w:original=""/>
        </w:numPr>
      </w:pPr>
      <w:r>
        <w:t>modified – The data and time the file was last modified</w:t>
      </w:r>
    </w:p>
    <w:p w14:paraId="33F783A3" w14:textId="77777777" w:rsidR="00F42727" w:rsidRDefault="00F42727">
      <w:pPr>
        <w:numPr>
          <w:ilvl w:val="0"/>
          <w:numId w:val="9"/>
          <w:numberingChange w:id="1470" w:author="Tom Stephens" w:date="2011-12-07T12:44:00Z" w:original=""/>
        </w:numPr>
      </w:pPr>
      <w:proofErr w:type="spellStart"/>
      <w:r>
        <w:t>n_photons</w:t>
      </w:r>
      <w:proofErr w:type="spellEnd"/>
      <w:r>
        <w:t xml:space="preserve"> – The total number of photons/events stored in the file</w:t>
      </w:r>
    </w:p>
    <w:p w14:paraId="3981D357" w14:textId="77777777" w:rsidR="00F42727" w:rsidRDefault="00F42727">
      <w:pPr>
        <w:numPr>
          <w:ilvl w:val="0"/>
          <w:numId w:val="9"/>
          <w:numberingChange w:id="1471" w:author="Tom Stephens" w:date="2011-12-07T12:44:00Z" w:original=""/>
        </w:numPr>
      </w:pPr>
      <w:proofErr w:type="spellStart"/>
      <w:r>
        <w:t>start_time</w:t>
      </w:r>
      <w:proofErr w:type="spellEnd"/>
      <w:r>
        <w:t xml:space="preserve"> – The time, in MET, of the start of data in the file</w:t>
      </w:r>
    </w:p>
    <w:p w14:paraId="44958340" w14:textId="77777777" w:rsidR="00F42727" w:rsidRDefault="00F42727">
      <w:pPr>
        <w:numPr>
          <w:ilvl w:val="0"/>
          <w:numId w:val="9"/>
          <w:numberingChange w:id="1472" w:author="Tom Stephens" w:date="2011-12-07T12:44:00Z" w:original=""/>
        </w:numPr>
      </w:pPr>
      <w:proofErr w:type="spellStart"/>
      <w:r>
        <w:t>stop_time</w:t>
      </w:r>
      <w:proofErr w:type="spellEnd"/>
      <w:r>
        <w:t xml:space="preserve"> – The time, in MET, of the end of data in the file</w:t>
      </w:r>
    </w:p>
    <w:p w14:paraId="36D91581" w14:textId="77777777" w:rsidR="00F42727" w:rsidRDefault="00F42727">
      <w:pPr>
        <w:numPr>
          <w:ilvl w:val="0"/>
          <w:numId w:val="9"/>
          <w:numberingChange w:id="1473" w:author="Tom Stephens" w:date="2011-12-07T12:44:00Z" w:original=""/>
        </w:numPr>
      </w:pPr>
      <w:proofErr w:type="spellStart"/>
      <w:r>
        <w:t>first_DB_version</w:t>
      </w:r>
      <w:proofErr w:type="spellEnd"/>
      <w:r>
        <w:t xml:space="preserve"> – The first database version this file applies to</w:t>
      </w:r>
    </w:p>
    <w:p w14:paraId="411AB4E1" w14:textId="77777777" w:rsidR="00F42727" w:rsidRDefault="00F42727">
      <w:pPr>
        <w:numPr>
          <w:ilvl w:val="0"/>
          <w:numId w:val="9"/>
          <w:numberingChange w:id="1474" w:author="Tom Stephens" w:date="2011-12-07T12:44:00Z" w:original=""/>
        </w:numPr>
      </w:pPr>
      <w:proofErr w:type="spellStart"/>
      <w:r>
        <w:t>last_DB_version</w:t>
      </w:r>
      <w:proofErr w:type="spellEnd"/>
      <w:r>
        <w:t xml:space="preserve"> – The last database version this file applies to</w:t>
      </w:r>
    </w:p>
    <w:p w14:paraId="3899EC5D" w14:textId="77777777" w:rsidR="00F42727" w:rsidRDefault="00F42727">
      <w:pPr>
        <w:numPr>
          <w:ilvl w:val="0"/>
          <w:numId w:val="9"/>
          <w:numberingChange w:id="1475" w:author="Tom Stephens" w:date="2011-12-07T12:44:00Z" w:original=""/>
        </w:numPr>
      </w:pPr>
      <w:proofErr w:type="spellStart"/>
      <w:r>
        <w:t>HTM_pixel</w:t>
      </w:r>
      <w:proofErr w:type="spellEnd"/>
      <w:r>
        <w:t xml:space="preserve"> – The HTM pixel that the data in this file covers</w:t>
      </w:r>
    </w:p>
    <w:p w14:paraId="040D7059" w14:textId="77777777" w:rsidR="00F42727" w:rsidRDefault="00F42727"/>
    <w:tbl>
      <w:tblPr>
        <w:tblW w:w="0" w:type="auto"/>
        <w:tblLayout w:type="fixed"/>
        <w:tblLook w:val="0000" w:firstRow="0" w:lastRow="0" w:firstColumn="0" w:lastColumn="0" w:noHBand="0" w:noVBand="0"/>
      </w:tblPr>
      <w:tblGrid>
        <w:gridCol w:w="3276"/>
        <w:gridCol w:w="1980"/>
        <w:gridCol w:w="720"/>
        <w:gridCol w:w="720"/>
        <w:gridCol w:w="1260"/>
        <w:gridCol w:w="2341"/>
      </w:tblGrid>
      <w:tr w:rsidR="00F42727" w14:paraId="742B1742" w14:textId="77777777">
        <w:trPr>
          <w:trHeight w:val="285"/>
        </w:trPr>
        <w:tc>
          <w:tcPr>
            <w:tcW w:w="3276" w:type="dxa"/>
            <w:vMerge w:val="restart"/>
            <w:tcBorders>
              <w:top w:val="single" w:sz="8" w:space="0" w:color="008000"/>
              <w:bottom w:val="single" w:sz="4" w:space="0" w:color="008000"/>
            </w:tcBorders>
          </w:tcPr>
          <w:p w14:paraId="129BC187" w14:textId="77777777" w:rsidR="00F42727" w:rsidRDefault="00F42727">
            <w:pPr>
              <w:pStyle w:val="TableHeading"/>
              <w:snapToGrid w:val="0"/>
            </w:pPr>
            <w:r>
              <w:t>Field</w:t>
            </w:r>
          </w:p>
        </w:tc>
        <w:tc>
          <w:tcPr>
            <w:tcW w:w="1980" w:type="dxa"/>
            <w:vMerge w:val="restart"/>
            <w:tcBorders>
              <w:top w:val="single" w:sz="8" w:space="0" w:color="008000"/>
              <w:bottom w:val="single" w:sz="4" w:space="0" w:color="008000"/>
            </w:tcBorders>
          </w:tcPr>
          <w:p w14:paraId="7C5C1E8C"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750CDE23"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09B2D988" w14:textId="77777777" w:rsidR="00F42727" w:rsidRDefault="00F42727">
            <w:pPr>
              <w:pStyle w:val="TableHeading"/>
              <w:snapToGrid w:val="0"/>
            </w:pPr>
            <w:r>
              <w:t>Key</w:t>
            </w:r>
          </w:p>
        </w:tc>
        <w:tc>
          <w:tcPr>
            <w:tcW w:w="1260" w:type="dxa"/>
            <w:vMerge w:val="restart"/>
            <w:tcBorders>
              <w:top w:val="single" w:sz="8" w:space="0" w:color="008000"/>
              <w:bottom w:val="single" w:sz="4" w:space="0" w:color="008000"/>
            </w:tcBorders>
          </w:tcPr>
          <w:p w14:paraId="2D4FF0C7"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
          <w:p w14:paraId="6ED4C8DF" w14:textId="77777777" w:rsidR="00F42727" w:rsidRDefault="00F42727">
            <w:pPr>
              <w:pStyle w:val="TableHeading"/>
              <w:snapToGrid w:val="0"/>
              <w:rPr>
                <w:rFonts w:ascii="Courier" w:hAnsi="Courier"/>
              </w:rPr>
            </w:pPr>
            <w:r>
              <w:t>Extra</w:t>
            </w:r>
          </w:p>
        </w:tc>
      </w:tr>
      <w:tr w:rsidR="00F42727" w14:paraId="2FB036D4" w14:textId="77777777">
        <w:trPr>
          <w:trHeight w:val="272"/>
        </w:trPr>
        <w:tc>
          <w:tcPr>
            <w:tcW w:w="3276" w:type="dxa"/>
            <w:vMerge w:val="restart"/>
          </w:tcPr>
          <w:p w14:paraId="34282FBF" w14:textId="77777777" w:rsidR="00F42727" w:rsidRDefault="00F42727">
            <w:pPr>
              <w:snapToGrid w:val="0"/>
              <w:rPr>
                <w:rFonts w:ascii="Courier" w:hAnsi="Courier"/>
              </w:rPr>
            </w:pPr>
            <w:r>
              <w:rPr>
                <w:rFonts w:ascii="Courier" w:hAnsi="Courier"/>
              </w:rPr>
              <w:t>filename</w:t>
            </w:r>
          </w:p>
        </w:tc>
        <w:tc>
          <w:tcPr>
            <w:tcW w:w="1980" w:type="dxa"/>
            <w:vMerge w:val="restart"/>
          </w:tcPr>
          <w:p w14:paraId="04BC741A"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40)</w:t>
            </w:r>
          </w:p>
        </w:tc>
        <w:tc>
          <w:tcPr>
            <w:tcW w:w="720" w:type="dxa"/>
            <w:vMerge w:val="restart"/>
          </w:tcPr>
          <w:p w14:paraId="4CBEC862" w14:textId="77777777" w:rsidR="00F42727" w:rsidRDefault="00F42727">
            <w:pPr>
              <w:snapToGrid w:val="0"/>
              <w:rPr>
                <w:rFonts w:ascii="Courier" w:hAnsi="Courier"/>
              </w:rPr>
            </w:pPr>
          </w:p>
        </w:tc>
        <w:tc>
          <w:tcPr>
            <w:tcW w:w="720" w:type="dxa"/>
            <w:vMerge w:val="restart"/>
          </w:tcPr>
          <w:p w14:paraId="4E1A479E" w14:textId="77777777" w:rsidR="00F42727" w:rsidRDefault="00F42727">
            <w:pPr>
              <w:snapToGrid w:val="0"/>
              <w:rPr>
                <w:rFonts w:ascii="Courier" w:hAnsi="Courier"/>
              </w:rPr>
            </w:pPr>
            <w:r>
              <w:rPr>
                <w:rFonts w:ascii="Courier" w:hAnsi="Courier"/>
              </w:rPr>
              <w:t>PRI</w:t>
            </w:r>
          </w:p>
        </w:tc>
        <w:tc>
          <w:tcPr>
            <w:tcW w:w="1260" w:type="dxa"/>
            <w:vMerge w:val="restart"/>
          </w:tcPr>
          <w:p w14:paraId="613A6771" w14:textId="77777777" w:rsidR="00F42727" w:rsidRDefault="00F42727">
            <w:pPr>
              <w:snapToGrid w:val="0"/>
              <w:rPr>
                <w:rFonts w:ascii="Courier" w:hAnsi="Courier"/>
              </w:rPr>
            </w:pPr>
          </w:p>
        </w:tc>
        <w:tc>
          <w:tcPr>
            <w:tcW w:w="2341" w:type="dxa"/>
            <w:vMerge w:val="restart"/>
          </w:tcPr>
          <w:p w14:paraId="189F3B3C" w14:textId="77777777" w:rsidR="00F42727" w:rsidRDefault="00F42727">
            <w:pPr>
              <w:snapToGrid w:val="0"/>
              <w:rPr>
                <w:rFonts w:ascii="Courier" w:hAnsi="Courier"/>
              </w:rPr>
            </w:pPr>
          </w:p>
        </w:tc>
      </w:tr>
      <w:tr w:rsidR="00F42727" w14:paraId="37C99EE0" w14:textId="77777777">
        <w:trPr>
          <w:trHeight w:val="272"/>
        </w:trPr>
        <w:tc>
          <w:tcPr>
            <w:tcW w:w="3276" w:type="dxa"/>
            <w:vMerge w:val="restart"/>
          </w:tcPr>
          <w:p w14:paraId="1634282D" w14:textId="77777777" w:rsidR="00F42727" w:rsidRDefault="00F42727">
            <w:pPr>
              <w:snapToGrid w:val="0"/>
              <w:rPr>
                <w:rFonts w:ascii="Courier" w:hAnsi="Courier"/>
              </w:rPr>
            </w:pPr>
            <w:r>
              <w:rPr>
                <w:rFonts w:ascii="Courier" w:hAnsi="Courier"/>
              </w:rPr>
              <w:t>modified</w:t>
            </w:r>
          </w:p>
        </w:tc>
        <w:tc>
          <w:tcPr>
            <w:tcW w:w="1980" w:type="dxa"/>
            <w:vMerge w:val="restart"/>
          </w:tcPr>
          <w:p w14:paraId="69F612EC" w14:textId="77777777" w:rsidR="00F42727" w:rsidRDefault="00F42727">
            <w:pPr>
              <w:snapToGrid w:val="0"/>
              <w:rPr>
                <w:rFonts w:ascii="Courier" w:hAnsi="Courier"/>
              </w:rPr>
            </w:pPr>
            <w:r>
              <w:rPr>
                <w:rFonts w:ascii="Courier" w:hAnsi="Courier"/>
              </w:rPr>
              <w:t>datetime</w:t>
            </w:r>
          </w:p>
        </w:tc>
        <w:tc>
          <w:tcPr>
            <w:tcW w:w="720" w:type="dxa"/>
            <w:vMerge w:val="restart"/>
          </w:tcPr>
          <w:p w14:paraId="2040DA01" w14:textId="77777777" w:rsidR="00F42727" w:rsidRDefault="00F42727">
            <w:pPr>
              <w:snapToGrid w:val="0"/>
              <w:rPr>
                <w:rFonts w:ascii="Courier" w:hAnsi="Courier"/>
              </w:rPr>
            </w:pPr>
            <w:r>
              <w:rPr>
                <w:rFonts w:ascii="Courier" w:hAnsi="Courier"/>
              </w:rPr>
              <w:t>yes</w:t>
            </w:r>
          </w:p>
        </w:tc>
        <w:tc>
          <w:tcPr>
            <w:tcW w:w="720" w:type="dxa"/>
            <w:vMerge w:val="restart"/>
          </w:tcPr>
          <w:p w14:paraId="72F80BE9" w14:textId="77777777" w:rsidR="00F42727" w:rsidRDefault="00F42727">
            <w:pPr>
              <w:snapToGrid w:val="0"/>
              <w:rPr>
                <w:rFonts w:ascii="Courier" w:hAnsi="Courier"/>
              </w:rPr>
            </w:pPr>
          </w:p>
        </w:tc>
        <w:tc>
          <w:tcPr>
            <w:tcW w:w="1260" w:type="dxa"/>
            <w:vMerge w:val="restart"/>
          </w:tcPr>
          <w:p w14:paraId="30EDE8A6" w14:textId="77777777" w:rsidR="00F42727" w:rsidRDefault="00F42727">
            <w:pPr>
              <w:snapToGrid w:val="0"/>
              <w:rPr>
                <w:rFonts w:ascii="Courier" w:hAnsi="Courier"/>
              </w:rPr>
            </w:pPr>
            <w:r>
              <w:rPr>
                <w:rFonts w:ascii="Courier" w:hAnsi="Courier"/>
              </w:rPr>
              <w:t>NULL</w:t>
            </w:r>
          </w:p>
        </w:tc>
        <w:tc>
          <w:tcPr>
            <w:tcW w:w="2341" w:type="dxa"/>
            <w:vMerge w:val="restart"/>
          </w:tcPr>
          <w:p w14:paraId="3202FDA6" w14:textId="77777777" w:rsidR="00F42727" w:rsidRDefault="00F42727">
            <w:pPr>
              <w:snapToGrid w:val="0"/>
              <w:rPr>
                <w:rFonts w:ascii="Courier" w:hAnsi="Courier"/>
              </w:rPr>
            </w:pPr>
          </w:p>
        </w:tc>
      </w:tr>
      <w:tr w:rsidR="00F42727" w14:paraId="4C624D9B" w14:textId="77777777">
        <w:trPr>
          <w:trHeight w:val="272"/>
        </w:trPr>
        <w:tc>
          <w:tcPr>
            <w:tcW w:w="3276" w:type="dxa"/>
            <w:vMerge w:val="restart"/>
          </w:tcPr>
          <w:p w14:paraId="4CE0BB7C" w14:textId="77777777" w:rsidR="00F42727" w:rsidRDefault="00F42727">
            <w:pPr>
              <w:snapToGrid w:val="0"/>
              <w:rPr>
                <w:rFonts w:ascii="Courier" w:hAnsi="Courier"/>
              </w:rPr>
            </w:pPr>
            <w:proofErr w:type="spellStart"/>
            <w:r>
              <w:rPr>
                <w:rFonts w:ascii="Courier" w:hAnsi="Courier"/>
              </w:rPr>
              <w:t>n_photons</w:t>
            </w:r>
            <w:proofErr w:type="spellEnd"/>
          </w:p>
        </w:tc>
        <w:tc>
          <w:tcPr>
            <w:tcW w:w="1980" w:type="dxa"/>
            <w:vMerge w:val="restart"/>
          </w:tcPr>
          <w:p w14:paraId="64856228"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6C1377C3" w14:textId="77777777" w:rsidR="00F42727" w:rsidRDefault="00F42727">
            <w:pPr>
              <w:snapToGrid w:val="0"/>
              <w:rPr>
                <w:rFonts w:ascii="Courier" w:hAnsi="Courier"/>
              </w:rPr>
            </w:pPr>
            <w:r>
              <w:rPr>
                <w:rFonts w:ascii="Courier" w:hAnsi="Courier"/>
              </w:rPr>
              <w:t>yes</w:t>
            </w:r>
          </w:p>
        </w:tc>
        <w:tc>
          <w:tcPr>
            <w:tcW w:w="720" w:type="dxa"/>
            <w:vMerge w:val="restart"/>
          </w:tcPr>
          <w:p w14:paraId="41E66EDF" w14:textId="77777777" w:rsidR="00F42727" w:rsidRDefault="00F42727">
            <w:pPr>
              <w:snapToGrid w:val="0"/>
              <w:rPr>
                <w:rFonts w:ascii="Courier" w:hAnsi="Courier"/>
              </w:rPr>
            </w:pPr>
          </w:p>
        </w:tc>
        <w:tc>
          <w:tcPr>
            <w:tcW w:w="1260" w:type="dxa"/>
            <w:vMerge w:val="restart"/>
          </w:tcPr>
          <w:p w14:paraId="403844BE" w14:textId="77777777" w:rsidR="00F42727" w:rsidRDefault="00F42727">
            <w:pPr>
              <w:snapToGrid w:val="0"/>
              <w:rPr>
                <w:rFonts w:ascii="Courier" w:hAnsi="Courier"/>
              </w:rPr>
            </w:pPr>
            <w:r>
              <w:rPr>
                <w:rFonts w:ascii="Courier" w:hAnsi="Courier"/>
              </w:rPr>
              <w:t>NULL</w:t>
            </w:r>
          </w:p>
        </w:tc>
        <w:tc>
          <w:tcPr>
            <w:tcW w:w="2341" w:type="dxa"/>
            <w:vMerge w:val="restart"/>
          </w:tcPr>
          <w:p w14:paraId="49B1FDCC" w14:textId="77777777" w:rsidR="00F42727" w:rsidRDefault="00F42727">
            <w:pPr>
              <w:snapToGrid w:val="0"/>
              <w:rPr>
                <w:rFonts w:ascii="Courier" w:hAnsi="Courier"/>
              </w:rPr>
            </w:pPr>
          </w:p>
        </w:tc>
      </w:tr>
      <w:tr w:rsidR="00F42727" w14:paraId="2558C73F" w14:textId="77777777">
        <w:trPr>
          <w:trHeight w:val="272"/>
        </w:trPr>
        <w:tc>
          <w:tcPr>
            <w:tcW w:w="3276" w:type="dxa"/>
            <w:vMerge w:val="restart"/>
          </w:tcPr>
          <w:p w14:paraId="72480C9F" w14:textId="77777777" w:rsidR="00F42727" w:rsidRDefault="00F42727">
            <w:pPr>
              <w:snapToGrid w:val="0"/>
              <w:rPr>
                <w:rFonts w:ascii="Courier" w:hAnsi="Courier"/>
              </w:rPr>
            </w:pPr>
            <w:proofErr w:type="spellStart"/>
            <w:r>
              <w:rPr>
                <w:rFonts w:ascii="Courier" w:hAnsi="Courier"/>
              </w:rPr>
              <w:t>start_time</w:t>
            </w:r>
            <w:proofErr w:type="spellEnd"/>
          </w:p>
        </w:tc>
        <w:tc>
          <w:tcPr>
            <w:tcW w:w="1980" w:type="dxa"/>
            <w:vMerge w:val="restart"/>
          </w:tcPr>
          <w:p w14:paraId="51191D62" w14:textId="77777777" w:rsidR="00F42727" w:rsidRDefault="00F42727">
            <w:pPr>
              <w:snapToGrid w:val="0"/>
              <w:rPr>
                <w:rFonts w:ascii="Courier" w:hAnsi="Courier"/>
              </w:rPr>
            </w:pPr>
            <w:r>
              <w:rPr>
                <w:rFonts w:ascii="Courier" w:hAnsi="Courier"/>
              </w:rPr>
              <w:t>double</w:t>
            </w:r>
          </w:p>
        </w:tc>
        <w:tc>
          <w:tcPr>
            <w:tcW w:w="720" w:type="dxa"/>
            <w:vMerge w:val="restart"/>
          </w:tcPr>
          <w:p w14:paraId="4B89088D" w14:textId="77777777" w:rsidR="00F42727" w:rsidRDefault="00F42727">
            <w:pPr>
              <w:snapToGrid w:val="0"/>
              <w:rPr>
                <w:rFonts w:ascii="Courier" w:hAnsi="Courier"/>
              </w:rPr>
            </w:pPr>
            <w:r>
              <w:rPr>
                <w:rFonts w:ascii="Courier" w:hAnsi="Courier"/>
              </w:rPr>
              <w:t>yes</w:t>
            </w:r>
          </w:p>
        </w:tc>
        <w:tc>
          <w:tcPr>
            <w:tcW w:w="720" w:type="dxa"/>
            <w:vMerge w:val="restart"/>
          </w:tcPr>
          <w:p w14:paraId="6319DBCB" w14:textId="77777777" w:rsidR="00F42727" w:rsidRDefault="00F42727">
            <w:pPr>
              <w:snapToGrid w:val="0"/>
              <w:rPr>
                <w:rFonts w:ascii="Courier" w:hAnsi="Courier"/>
              </w:rPr>
            </w:pPr>
          </w:p>
        </w:tc>
        <w:tc>
          <w:tcPr>
            <w:tcW w:w="1260" w:type="dxa"/>
            <w:vMerge w:val="restart"/>
          </w:tcPr>
          <w:p w14:paraId="7211DB07" w14:textId="77777777" w:rsidR="00F42727" w:rsidRDefault="00F42727">
            <w:pPr>
              <w:snapToGrid w:val="0"/>
              <w:rPr>
                <w:rFonts w:ascii="Courier" w:hAnsi="Courier"/>
              </w:rPr>
            </w:pPr>
            <w:r>
              <w:rPr>
                <w:rFonts w:ascii="Courier" w:hAnsi="Courier"/>
              </w:rPr>
              <w:t>NULL</w:t>
            </w:r>
          </w:p>
        </w:tc>
        <w:tc>
          <w:tcPr>
            <w:tcW w:w="2341" w:type="dxa"/>
            <w:vMerge w:val="restart"/>
          </w:tcPr>
          <w:p w14:paraId="320C850B" w14:textId="77777777" w:rsidR="00F42727" w:rsidRDefault="00F42727">
            <w:pPr>
              <w:snapToGrid w:val="0"/>
              <w:rPr>
                <w:rFonts w:ascii="Courier" w:hAnsi="Courier"/>
              </w:rPr>
            </w:pPr>
          </w:p>
        </w:tc>
      </w:tr>
      <w:tr w:rsidR="00F42727" w14:paraId="6A1B4CB1" w14:textId="77777777">
        <w:trPr>
          <w:trHeight w:val="272"/>
        </w:trPr>
        <w:tc>
          <w:tcPr>
            <w:tcW w:w="3276" w:type="dxa"/>
            <w:vMerge w:val="restart"/>
          </w:tcPr>
          <w:p w14:paraId="59E083F7" w14:textId="77777777" w:rsidR="00F42727" w:rsidRDefault="00F42727">
            <w:pPr>
              <w:snapToGrid w:val="0"/>
              <w:rPr>
                <w:rFonts w:ascii="Courier" w:hAnsi="Courier"/>
              </w:rPr>
            </w:pPr>
            <w:proofErr w:type="spellStart"/>
            <w:r>
              <w:rPr>
                <w:rFonts w:ascii="Courier" w:hAnsi="Courier"/>
              </w:rPr>
              <w:t>stop_time</w:t>
            </w:r>
            <w:proofErr w:type="spellEnd"/>
          </w:p>
        </w:tc>
        <w:tc>
          <w:tcPr>
            <w:tcW w:w="1980" w:type="dxa"/>
            <w:vMerge w:val="restart"/>
          </w:tcPr>
          <w:p w14:paraId="153390E5" w14:textId="77777777" w:rsidR="00F42727" w:rsidRDefault="00F42727">
            <w:pPr>
              <w:snapToGrid w:val="0"/>
              <w:rPr>
                <w:rFonts w:ascii="Courier" w:hAnsi="Courier"/>
              </w:rPr>
            </w:pPr>
            <w:r>
              <w:rPr>
                <w:rFonts w:ascii="Courier" w:hAnsi="Courier"/>
              </w:rPr>
              <w:t>double</w:t>
            </w:r>
          </w:p>
        </w:tc>
        <w:tc>
          <w:tcPr>
            <w:tcW w:w="720" w:type="dxa"/>
            <w:vMerge w:val="restart"/>
          </w:tcPr>
          <w:p w14:paraId="764A65D3" w14:textId="77777777" w:rsidR="00F42727" w:rsidRDefault="00F42727">
            <w:pPr>
              <w:snapToGrid w:val="0"/>
              <w:rPr>
                <w:rFonts w:ascii="Courier" w:hAnsi="Courier"/>
              </w:rPr>
            </w:pPr>
            <w:r>
              <w:rPr>
                <w:rFonts w:ascii="Courier" w:hAnsi="Courier"/>
              </w:rPr>
              <w:t>yes</w:t>
            </w:r>
          </w:p>
        </w:tc>
        <w:tc>
          <w:tcPr>
            <w:tcW w:w="720" w:type="dxa"/>
            <w:vMerge w:val="restart"/>
          </w:tcPr>
          <w:p w14:paraId="1F31382E" w14:textId="77777777" w:rsidR="00F42727" w:rsidRDefault="00F42727">
            <w:pPr>
              <w:snapToGrid w:val="0"/>
              <w:rPr>
                <w:rFonts w:ascii="Courier" w:hAnsi="Courier"/>
              </w:rPr>
            </w:pPr>
          </w:p>
        </w:tc>
        <w:tc>
          <w:tcPr>
            <w:tcW w:w="1260" w:type="dxa"/>
            <w:vMerge w:val="restart"/>
          </w:tcPr>
          <w:p w14:paraId="3E44FF2C" w14:textId="77777777" w:rsidR="00F42727" w:rsidRDefault="00F42727">
            <w:pPr>
              <w:snapToGrid w:val="0"/>
              <w:rPr>
                <w:rFonts w:ascii="Courier" w:hAnsi="Courier"/>
              </w:rPr>
            </w:pPr>
            <w:r>
              <w:rPr>
                <w:rFonts w:ascii="Courier" w:hAnsi="Courier"/>
              </w:rPr>
              <w:t>NULL</w:t>
            </w:r>
          </w:p>
        </w:tc>
        <w:tc>
          <w:tcPr>
            <w:tcW w:w="2341" w:type="dxa"/>
            <w:vMerge w:val="restart"/>
          </w:tcPr>
          <w:p w14:paraId="77FE193E" w14:textId="77777777" w:rsidR="00F42727" w:rsidRDefault="00F42727">
            <w:pPr>
              <w:snapToGrid w:val="0"/>
              <w:rPr>
                <w:rFonts w:ascii="Courier" w:hAnsi="Courier"/>
              </w:rPr>
            </w:pPr>
          </w:p>
        </w:tc>
      </w:tr>
      <w:tr w:rsidR="00F42727" w14:paraId="2C92AB4C" w14:textId="77777777">
        <w:trPr>
          <w:trHeight w:val="285"/>
        </w:trPr>
        <w:tc>
          <w:tcPr>
            <w:tcW w:w="3276" w:type="dxa"/>
            <w:vMerge w:val="restart"/>
          </w:tcPr>
          <w:p w14:paraId="345A152B" w14:textId="77777777" w:rsidR="00F42727" w:rsidRDefault="00F42727">
            <w:pPr>
              <w:snapToGrid w:val="0"/>
              <w:rPr>
                <w:rFonts w:ascii="Courier" w:hAnsi="Courier"/>
              </w:rPr>
            </w:pPr>
            <w:proofErr w:type="spellStart"/>
            <w:r>
              <w:rPr>
                <w:rFonts w:ascii="Courier" w:hAnsi="Courier"/>
              </w:rPr>
              <w:t>first_DB_version</w:t>
            </w:r>
            <w:proofErr w:type="spellEnd"/>
          </w:p>
        </w:tc>
        <w:tc>
          <w:tcPr>
            <w:tcW w:w="1980" w:type="dxa"/>
            <w:vMerge w:val="restart"/>
          </w:tcPr>
          <w:p w14:paraId="7EEAD78D"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125C40A0" w14:textId="77777777" w:rsidR="00F42727" w:rsidRDefault="00F42727">
            <w:pPr>
              <w:snapToGrid w:val="0"/>
              <w:rPr>
                <w:rFonts w:ascii="Courier" w:hAnsi="Courier"/>
              </w:rPr>
            </w:pPr>
            <w:r>
              <w:rPr>
                <w:rFonts w:ascii="Courier" w:hAnsi="Courier"/>
              </w:rPr>
              <w:t>yes</w:t>
            </w:r>
          </w:p>
        </w:tc>
        <w:tc>
          <w:tcPr>
            <w:tcW w:w="720" w:type="dxa"/>
            <w:vMerge w:val="restart"/>
          </w:tcPr>
          <w:p w14:paraId="7827EC19" w14:textId="77777777" w:rsidR="00F42727" w:rsidRDefault="00F42727">
            <w:pPr>
              <w:snapToGrid w:val="0"/>
              <w:rPr>
                <w:rFonts w:ascii="Courier" w:hAnsi="Courier"/>
              </w:rPr>
            </w:pPr>
          </w:p>
        </w:tc>
        <w:tc>
          <w:tcPr>
            <w:tcW w:w="1260" w:type="dxa"/>
            <w:vMerge w:val="restart"/>
          </w:tcPr>
          <w:p w14:paraId="2E998134" w14:textId="77777777" w:rsidR="00F42727" w:rsidRDefault="00F42727">
            <w:pPr>
              <w:snapToGrid w:val="0"/>
              <w:rPr>
                <w:rFonts w:ascii="Courier" w:hAnsi="Courier"/>
              </w:rPr>
            </w:pPr>
            <w:r>
              <w:rPr>
                <w:rFonts w:ascii="Courier" w:hAnsi="Courier"/>
              </w:rPr>
              <w:t>NULL</w:t>
            </w:r>
          </w:p>
        </w:tc>
        <w:tc>
          <w:tcPr>
            <w:tcW w:w="2341" w:type="dxa"/>
            <w:vMerge w:val="restart"/>
          </w:tcPr>
          <w:p w14:paraId="51FE8720" w14:textId="77777777" w:rsidR="00F42727" w:rsidRDefault="00F42727">
            <w:pPr>
              <w:snapToGrid w:val="0"/>
              <w:rPr>
                <w:rFonts w:ascii="Courier" w:hAnsi="Courier"/>
              </w:rPr>
            </w:pPr>
          </w:p>
        </w:tc>
      </w:tr>
      <w:tr w:rsidR="00F42727" w14:paraId="32409868" w14:textId="77777777">
        <w:trPr>
          <w:trHeight w:val="285"/>
        </w:trPr>
        <w:tc>
          <w:tcPr>
            <w:tcW w:w="3276" w:type="dxa"/>
            <w:vMerge w:val="restart"/>
          </w:tcPr>
          <w:p w14:paraId="11C23FD4" w14:textId="77777777" w:rsidR="00F42727" w:rsidRDefault="00F42727">
            <w:pPr>
              <w:snapToGrid w:val="0"/>
              <w:rPr>
                <w:rFonts w:ascii="Courier" w:hAnsi="Courier"/>
              </w:rPr>
            </w:pPr>
            <w:proofErr w:type="spellStart"/>
            <w:r>
              <w:rPr>
                <w:rFonts w:ascii="Courier" w:hAnsi="Courier"/>
              </w:rPr>
              <w:t>last_DB_version</w:t>
            </w:r>
            <w:proofErr w:type="spellEnd"/>
          </w:p>
        </w:tc>
        <w:tc>
          <w:tcPr>
            <w:tcW w:w="1980" w:type="dxa"/>
            <w:vMerge w:val="restart"/>
          </w:tcPr>
          <w:p w14:paraId="64176ADA"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716B07EE" w14:textId="77777777" w:rsidR="00F42727" w:rsidRDefault="00F42727">
            <w:pPr>
              <w:snapToGrid w:val="0"/>
              <w:rPr>
                <w:rFonts w:ascii="Courier" w:hAnsi="Courier"/>
              </w:rPr>
            </w:pPr>
            <w:r>
              <w:rPr>
                <w:rFonts w:ascii="Courier" w:hAnsi="Courier"/>
              </w:rPr>
              <w:t>yes</w:t>
            </w:r>
          </w:p>
        </w:tc>
        <w:tc>
          <w:tcPr>
            <w:tcW w:w="720" w:type="dxa"/>
            <w:vMerge w:val="restart"/>
          </w:tcPr>
          <w:p w14:paraId="321C3464" w14:textId="77777777" w:rsidR="00F42727" w:rsidRDefault="00F42727">
            <w:pPr>
              <w:snapToGrid w:val="0"/>
              <w:rPr>
                <w:rFonts w:ascii="Courier" w:hAnsi="Courier"/>
              </w:rPr>
            </w:pPr>
          </w:p>
        </w:tc>
        <w:tc>
          <w:tcPr>
            <w:tcW w:w="1260" w:type="dxa"/>
            <w:vMerge w:val="restart"/>
          </w:tcPr>
          <w:p w14:paraId="7F12AEC6" w14:textId="77777777" w:rsidR="00F42727" w:rsidRDefault="00F42727">
            <w:pPr>
              <w:snapToGrid w:val="0"/>
              <w:rPr>
                <w:rFonts w:ascii="Courier" w:hAnsi="Courier"/>
              </w:rPr>
            </w:pPr>
            <w:r>
              <w:rPr>
                <w:rFonts w:ascii="Courier" w:hAnsi="Courier"/>
              </w:rPr>
              <w:t>NULL</w:t>
            </w:r>
          </w:p>
        </w:tc>
        <w:tc>
          <w:tcPr>
            <w:tcW w:w="2341" w:type="dxa"/>
            <w:vMerge w:val="restart"/>
          </w:tcPr>
          <w:p w14:paraId="0AC7E8F4" w14:textId="77777777" w:rsidR="00F42727" w:rsidRDefault="00F42727">
            <w:pPr>
              <w:snapToGrid w:val="0"/>
              <w:rPr>
                <w:rFonts w:ascii="Courier" w:hAnsi="Courier"/>
              </w:rPr>
            </w:pPr>
          </w:p>
        </w:tc>
      </w:tr>
      <w:tr w:rsidR="00F42727" w14:paraId="5E248CC6" w14:textId="77777777">
        <w:trPr>
          <w:trHeight w:val="285"/>
        </w:trPr>
        <w:tc>
          <w:tcPr>
            <w:tcW w:w="3276" w:type="dxa"/>
            <w:vMerge w:val="restart"/>
            <w:tcBorders>
              <w:bottom w:val="single" w:sz="8" w:space="0" w:color="008000"/>
            </w:tcBorders>
          </w:tcPr>
          <w:p w14:paraId="7323975C" w14:textId="77777777" w:rsidR="00F42727" w:rsidRDefault="00F42727">
            <w:pPr>
              <w:snapToGrid w:val="0"/>
              <w:rPr>
                <w:rFonts w:ascii="Courier" w:hAnsi="Courier"/>
              </w:rPr>
            </w:pPr>
            <w:proofErr w:type="spellStart"/>
            <w:r>
              <w:rPr>
                <w:rFonts w:ascii="Courier" w:hAnsi="Courier"/>
              </w:rPr>
              <w:t>HTM_pixel</w:t>
            </w:r>
            <w:proofErr w:type="spellEnd"/>
          </w:p>
        </w:tc>
        <w:tc>
          <w:tcPr>
            <w:tcW w:w="1980" w:type="dxa"/>
            <w:vMerge w:val="restart"/>
            <w:tcBorders>
              <w:bottom w:val="single" w:sz="8" w:space="0" w:color="008000"/>
            </w:tcBorders>
          </w:tcPr>
          <w:p w14:paraId="37728C80"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5)</w:t>
            </w:r>
          </w:p>
        </w:tc>
        <w:tc>
          <w:tcPr>
            <w:tcW w:w="720" w:type="dxa"/>
            <w:vMerge w:val="restart"/>
            <w:tcBorders>
              <w:bottom w:val="single" w:sz="8" w:space="0" w:color="008000"/>
            </w:tcBorders>
          </w:tcPr>
          <w:p w14:paraId="4084C984" w14:textId="77777777" w:rsidR="00F42727" w:rsidRDefault="00F42727">
            <w:pPr>
              <w:snapToGrid w:val="0"/>
              <w:rPr>
                <w:rFonts w:ascii="Courier" w:hAnsi="Courier"/>
              </w:rPr>
            </w:pPr>
            <w:r>
              <w:rPr>
                <w:rFonts w:ascii="Courier" w:hAnsi="Courier"/>
              </w:rPr>
              <w:t>yes</w:t>
            </w:r>
          </w:p>
        </w:tc>
        <w:tc>
          <w:tcPr>
            <w:tcW w:w="720" w:type="dxa"/>
            <w:vMerge w:val="restart"/>
            <w:tcBorders>
              <w:bottom w:val="single" w:sz="8" w:space="0" w:color="008000"/>
            </w:tcBorders>
          </w:tcPr>
          <w:p w14:paraId="41339D94" w14:textId="77777777" w:rsidR="00F42727" w:rsidRDefault="00F42727">
            <w:pPr>
              <w:snapToGrid w:val="0"/>
              <w:rPr>
                <w:rFonts w:ascii="Courier" w:hAnsi="Courier"/>
              </w:rPr>
            </w:pPr>
          </w:p>
        </w:tc>
        <w:tc>
          <w:tcPr>
            <w:tcW w:w="1260" w:type="dxa"/>
            <w:vMerge w:val="restart"/>
            <w:tcBorders>
              <w:bottom w:val="single" w:sz="8" w:space="0" w:color="008000"/>
            </w:tcBorders>
          </w:tcPr>
          <w:p w14:paraId="7430FB52" w14:textId="77777777" w:rsidR="00F42727" w:rsidRDefault="00F42727">
            <w:pPr>
              <w:snapToGrid w:val="0"/>
              <w:rPr>
                <w:rFonts w:ascii="Courier" w:hAnsi="Courier"/>
              </w:rPr>
            </w:pPr>
            <w:r>
              <w:rPr>
                <w:rFonts w:ascii="Courier" w:hAnsi="Courier"/>
              </w:rPr>
              <w:t>NULL</w:t>
            </w:r>
          </w:p>
        </w:tc>
        <w:tc>
          <w:tcPr>
            <w:tcW w:w="2341" w:type="dxa"/>
            <w:vMerge w:val="restart"/>
            <w:tcBorders>
              <w:bottom w:val="single" w:sz="8" w:space="0" w:color="008000"/>
            </w:tcBorders>
          </w:tcPr>
          <w:p w14:paraId="162680B6" w14:textId="77777777" w:rsidR="00F42727" w:rsidRDefault="00F42727">
            <w:pPr>
              <w:snapToGrid w:val="0"/>
              <w:rPr>
                <w:rFonts w:ascii="Courier" w:hAnsi="Courier"/>
              </w:rPr>
            </w:pPr>
          </w:p>
        </w:tc>
      </w:tr>
    </w:tbl>
    <w:p w14:paraId="3B396CC9" w14:textId="77777777" w:rsidR="00F42727" w:rsidRDefault="00F42727"/>
    <w:p w14:paraId="250F213B" w14:textId="77777777" w:rsidR="00F42727" w:rsidRDefault="00F42727">
      <w:pPr>
        <w:pStyle w:val="Heading2"/>
        <w:numPr>
          <w:numberingChange w:id="1476" w:author="Tom Stephens" w:date="2011-12-07T12:44:00Z" w:original="%1:8:0:.%2:4:0:"/>
        </w:numPr>
      </w:pPr>
      <w:bookmarkStart w:id="1477" w:name="_toc2565"/>
      <w:bookmarkEnd w:id="1477"/>
      <w:proofErr w:type="spellStart"/>
      <w:r>
        <w:t>photon_allsky_file_comp</w:t>
      </w:r>
      <w:proofErr w:type="spellEnd"/>
      <w:r>
        <w:t xml:space="preserve"> Table</w:t>
      </w:r>
    </w:p>
    <w:p w14:paraId="507A8F7A" w14:textId="77777777" w:rsidR="00F42727" w:rsidRDefault="00F42727">
      <w:pPr>
        <w:numPr>
          <w:ilvl w:val="0"/>
          <w:numId w:val="17"/>
          <w:numberingChange w:id="1478" w:author="Tom Stephens" w:date="2011-12-07T12:44:00Z" w:original=""/>
        </w:numPr>
      </w:pPr>
      <w:proofErr w:type="spellStart"/>
      <w:r>
        <w:t>file_base</w:t>
      </w:r>
      <w:proofErr w:type="spellEnd"/>
      <w:r>
        <w:t xml:space="preserve"> – The root filename of the </w:t>
      </w:r>
      <w:proofErr w:type="spellStart"/>
      <w:r>
        <w:t>allsky</w:t>
      </w:r>
      <w:proofErr w:type="spellEnd"/>
      <w:r>
        <w:t xml:space="preserve"> file that the data was added to</w:t>
      </w:r>
    </w:p>
    <w:p w14:paraId="08DF1A42" w14:textId="77777777" w:rsidR="00F42727" w:rsidRDefault="00F42727">
      <w:pPr>
        <w:numPr>
          <w:ilvl w:val="0"/>
          <w:numId w:val="17"/>
          <w:numberingChange w:id="1479" w:author="Tom Stephens" w:date="2011-12-07T12:44:00Z" w:original=""/>
        </w:numPr>
      </w:pPr>
      <w:r>
        <w:t>component – The name of the input file the data was extracted from</w:t>
      </w:r>
    </w:p>
    <w:p w14:paraId="71FF0EC5" w14:textId="77777777" w:rsidR="00F42727" w:rsidRDefault="00F42727">
      <w:pPr>
        <w:numPr>
          <w:ilvl w:val="0"/>
          <w:numId w:val="17"/>
          <w:numberingChange w:id="1480" w:author="Tom Stephens" w:date="2011-12-07T12:44:00Z" w:original=""/>
        </w:numPr>
      </w:pPr>
      <w:proofErr w:type="spellStart"/>
      <w:r>
        <w:t>date_added</w:t>
      </w:r>
      <w:proofErr w:type="spellEnd"/>
      <w:r>
        <w:t xml:space="preserve"> – The date and time the data was added to the system.</w:t>
      </w:r>
    </w:p>
    <w:p w14:paraId="60E68FA1" w14:textId="77777777" w:rsidR="00F42727" w:rsidRDefault="00F42727"/>
    <w:tbl>
      <w:tblPr>
        <w:tblW w:w="0" w:type="auto"/>
        <w:tblLayout w:type="fixed"/>
        <w:tblLook w:val="0000" w:firstRow="0" w:lastRow="0" w:firstColumn="0" w:lastColumn="0" w:noHBand="0" w:noVBand="0"/>
      </w:tblPr>
      <w:tblGrid>
        <w:gridCol w:w="2736"/>
        <w:gridCol w:w="1980"/>
        <w:gridCol w:w="720"/>
        <w:gridCol w:w="720"/>
        <w:gridCol w:w="1800"/>
        <w:gridCol w:w="2341"/>
      </w:tblGrid>
      <w:tr w:rsidR="00F42727" w14:paraId="64E26261" w14:textId="77777777">
        <w:trPr>
          <w:trHeight w:val="285"/>
        </w:trPr>
        <w:tc>
          <w:tcPr>
            <w:tcW w:w="2736" w:type="dxa"/>
            <w:vMerge w:val="restart"/>
            <w:tcBorders>
              <w:top w:val="single" w:sz="8" w:space="0" w:color="008000"/>
              <w:bottom w:val="single" w:sz="4" w:space="0" w:color="008000"/>
            </w:tcBorders>
          </w:tcPr>
          <w:p w14:paraId="0820FB45" w14:textId="77777777" w:rsidR="00F42727" w:rsidRDefault="00F42727">
            <w:pPr>
              <w:pStyle w:val="TableHeading"/>
              <w:snapToGrid w:val="0"/>
            </w:pPr>
            <w:r>
              <w:lastRenderedPageBreak/>
              <w:t>Field</w:t>
            </w:r>
          </w:p>
        </w:tc>
        <w:tc>
          <w:tcPr>
            <w:tcW w:w="1980" w:type="dxa"/>
            <w:vMerge w:val="restart"/>
            <w:tcBorders>
              <w:top w:val="single" w:sz="8" w:space="0" w:color="008000"/>
              <w:bottom w:val="single" w:sz="4" w:space="0" w:color="008000"/>
            </w:tcBorders>
          </w:tcPr>
          <w:p w14:paraId="74542921"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5BBAD77D"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29E9C408" w14:textId="77777777" w:rsidR="00F42727" w:rsidRDefault="00F42727">
            <w:pPr>
              <w:pStyle w:val="TableHeading"/>
              <w:snapToGrid w:val="0"/>
            </w:pPr>
            <w:r>
              <w:t>Key</w:t>
            </w:r>
          </w:p>
        </w:tc>
        <w:tc>
          <w:tcPr>
            <w:tcW w:w="1800" w:type="dxa"/>
            <w:vMerge w:val="restart"/>
            <w:tcBorders>
              <w:top w:val="single" w:sz="8" w:space="0" w:color="008000"/>
              <w:bottom w:val="single" w:sz="4" w:space="0" w:color="008000"/>
            </w:tcBorders>
          </w:tcPr>
          <w:p w14:paraId="081236C9"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
          <w:p w14:paraId="3DCC6242" w14:textId="77777777" w:rsidR="00F42727" w:rsidRDefault="00F42727">
            <w:pPr>
              <w:pStyle w:val="TableHeading"/>
              <w:snapToGrid w:val="0"/>
              <w:rPr>
                <w:rFonts w:ascii="Courier" w:hAnsi="Courier"/>
              </w:rPr>
            </w:pPr>
            <w:r>
              <w:t>Extra</w:t>
            </w:r>
          </w:p>
        </w:tc>
      </w:tr>
      <w:tr w:rsidR="00F42727" w14:paraId="36096EE9" w14:textId="77777777">
        <w:trPr>
          <w:trHeight w:val="272"/>
        </w:trPr>
        <w:tc>
          <w:tcPr>
            <w:tcW w:w="2736" w:type="dxa"/>
            <w:vMerge w:val="restart"/>
          </w:tcPr>
          <w:p w14:paraId="5BE50C5C" w14:textId="77777777" w:rsidR="00F42727" w:rsidRDefault="00F42727">
            <w:pPr>
              <w:snapToGrid w:val="0"/>
              <w:rPr>
                <w:rFonts w:ascii="Courier" w:hAnsi="Courier"/>
              </w:rPr>
            </w:pPr>
            <w:proofErr w:type="spellStart"/>
            <w:r>
              <w:rPr>
                <w:rFonts w:ascii="Courier" w:hAnsi="Courier"/>
              </w:rPr>
              <w:t>file_base</w:t>
            </w:r>
            <w:proofErr w:type="spellEnd"/>
          </w:p>
        </w:tc>
        <w:tc>
          <w:tcPr>
            <w:tcW w:w="1980" w:type="dxa"/>
            <w:vMerge w:val="restart"/>
          </w:tcPr>
          <w:p w14:paraId="7D181F8D"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30)</w:t>
            </w:r>
          </w:p>
        </w:tc>
        <w:tc>
          <w:tcPr>
            <w:tcW w:w="720" w:type="dxa"/>
            <w:vMerge w:val="restart"/>
          </w:tcPr>
          <w:p w14:paraId="217F6746" w14:textId="77777777" w:rsidR="00F42727" w:rsidRDefault="00F42727">
            <w:pPr>
              <w:snapToGrid w:val="0"/>
              <w:rPr>
                <w:rFonts w:ascii="Courier" w:hAnsi="Courier"/>
              </w:rPr>
            </w:pPr>
            <w:r>
              <w:rPr>
                <w:rFonts w:ascii="Courier" w:hAnsi="Courier"/>
              </w:rPr>
              <w:t>yes</w:t>
            </w:r>
          </w:p>
        </w:tc>
        <w:tc>
          <w:tcPr>
            <w:tcW w:w="720" w:type="dxa"/>
            <w:vMerge w:val="restart"/>
          </w:tcPr>
          <w:p w14:paraId="2FA9B66E" w14:textId="77777777" w:rsidR="00F42727" w:rsidRDefault="00F42727">
            <w:pPr>
              <w:snapToGrid w:val="0"/>
              <w:rPr>
                <w:rFonts w:ascii="Courier" w:hAnsi="Courier"/>
              </w:rPr>
            </w:pPr>
          </w:p>
        </w:tc>
        <w:tc>
          <w:tcPr>
            <w:tcW w:w="1800" w:type="dxa"/>
            <w:vMerge w:val="restart"/>
          </w:tcPr>
          <w:p w14:paraId="1CC8772D" w14:textId="77777777" w:rsidR="00F42727" w:rsidRDefault="00F42727">
            <w:pPr>
              <w:snapToGrid w:val="0"/>
              <w:rPr>
                <w:rFonts w:ascii="Courier" w:hAnsi="Courier"/>
              </w:rPr>
            </w:pPr>
            <w:r>
              <w:rPr>
                <w:rFonts w:ascii="Courier" w:hAnsi="Courier"/>
              </w:rPr>
              <w:t>NULL</w:t>
            </w:r>
          </w:p>
        </w:tc>
        <w:tc>
          <w:tcPr>
            <w:tcW w:w="2341" w:type="dxa"/>
            <w:vMerge w:val="restart"/>
          </w:tcPr>
          <w:p w14:paraId="5190AB53" w14:textId="77777777" w:rsidR="00F42727" w:rsidRDefault="00F42727">
            <w:pPr>
              <w:snapToGrid w:val="0"/>
              <w:rPr>
                <w:rFonts w:ascii="Courier" w:hAnsi="Courier"/>
              </w:rPr>
            </w:pPr>
          </w:p>
        </w:tc>
      </w:tr>
      <w:tr w:rsidR="00F42727" w14:paraId="06F294B6" w14:textId="77777777">
        <w:trPr>
          <w:trHeight w:val="272"/>
        </w:trPr>
        <w:tc>
          <w:tcPr>
            <w:tcW w:w="2736" w:type="dxa"/>
            <w:vMerge w:val="restart"/>
          </w:tcPr>
          <w:p w14:paraId="22F0BFBB" w14:textId="77777777" w:rsidR="00F42727" w:rsidRDefault="00F42727">
            <w:pPr>
              <w:snapToGrid w:val="0"/>
              <w:rPr>
                <w:rFonts w:ascii="Courier" w:hAnsi="Courier"/>
              </w:rPr>
            </w:pPr>
            <w:r>
              <w:rPr>
                <w:rFonts w:ascii="Courier" w:hAnsi="Courier"/>
              </w:rPr>
              <w:t>component</w:t>
            </w:r>
          </w:p>
        </w:tc>
        <w:tc>
          <w:tcPr>
            <w:tcW w:w="1980" w:type="dxa"/>
            <w:vMerge w:val="restart"/>
          </w:tcPr>
          <w:p w14:paraId="08F82FAB"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40)</w:t>
            </w:r>
          </w:p>
        </w:tc>
        <w:tc>
          <w:tcPr>
            <w:tcW w:w="720" w:type="dxa"/>
            <w:vMerge w:val="restart"/>
          </w:tcPr>
          <w:p w14:paraId="34497895" w14:textId="77777777" w:rsidR="00F42727" w:rsidRDefault="00F42727">
            <w:pPr>
              <w:snapToGrid w:val="0"/>
              <w:rPr>
                <w:rFonts w:ascii="Courier" w:hAnsi="Courier"/>
              </w:rPr>
            </w:pPr>
          </w:p>
        </w:tc>
        <w:tc>
          <w:tcPr>
            <w:tcW w:w="720" w:type="dxa"/>
            <w:vMerge w:val="restart"/>
          </w:tcPr>
          <w:p w14:paraId="01A3AE38" w14:textId="77777777" w:rsidR="00F42727" w:rsidRDefault="00F42727">
            <w:pPr>
              <w:snapToGrid w:val="0"/>
              <w:rPr>
                <w:rFonts w:ascii="Courier" w:hAnsi="Courier"/>
              </w:rPr>
            </w:pPr>
            <w:r>
              <w:rPr>
                <w:rFonts w:ascii="Courier" w:hAnsi="Courier"/>
              </w:rPr>
              <w:t>PRI</w:t>
            </w:r>
          </w:p>
        </w:tc>
        <w:tc>
          <w:tcPr>
            <w:tcW w:w="1800" w:type="dxa"/>
            <w:vMerge w:val="restart"/>
          </w:tcPr>
          <w:p w14:paraId="7F5F55C2" w14:textId="77777777" w:rsidR="00F42727" w:rsidRDefault="00F42727">
            <w:pPr>
              <w:snapToGrid w:val="0"/>
              <w:rPr>
                <w:rFonts w:ascii="Courier" w:hAnsi="Courier"/>
              </w:rPr>
            </w:pPr>
          </w:p>
        </w:tc>
        <w:tc>
          <w:tcPr>
            <w:tcW w:w="2341" w:type="dxa"/>
            <w:vMerge w:val="restart"/>
          </w:tcPr>
          <w:p w14:paraId="0769F542" w14:textId="77777777" w:rsidR="00F42727" w:rsidRDefault="00F42727">
            <w:pPr>
              <w:snapToGrid w:val="0"/>
              <w:rPr>
                <w:rFonts w:ascii="Courier" w:hAnsi="Courier"/>
              </w:rPr>
            </w:pPr>
          </w:p>
        </w:tc>
      </w:tr>
      <w:tr w:rsidR="00F42727" w14:paraId="5C191EA8" w14:textId="77777777">
        <w:trPr>
          <w:trHeight w:val="272"/>
        </w:trPr>
        <w:tc>
          <w:tcPr>
            <w:tcW w:w="2736" w:type="dxa"/>
            <w:vMerge w:val="restart"/>
            <w:tcBorders>
              <w:bottom w:val="single" w:sz="8" w:space="0" w:color="008000"/>
            </w:tcBorders>
          </w:tcPr>
          <w:p w14:paraId="233FB248" w14:textId="77777777" w:rsidR="00F42727" w:rsidRDefault="00F42727">
            <w:pPr>
              <w:snapToGrid w:val="0"/>
              <w:rPr>
                <w:rFonts w:ascii="Courier" w:hAnsi="Courier"/>
              </w:rPr>
            </w:pPr>
            <w:proofErr w:type="spellStart"/>
            <w:r>
              <w:rPr>
                <w:rFonts w:ascii="Courier" w:hAnsi="Courier"/>
              </w:rPr>
              <w:t>date_added</w:t>
            </w:r>
            <w:proofErr w:type="spellEnd"/>
          </w:p>
        </w:tc>
        <w:tc>
          <w:tcPr>
            <w:tcW w:w="1980" w:type="dxa"/>
            <w:vMerge w:val="restart"/>
            <w:tcBorders>
              <w:bottom w:val="single" w:sz="8" w:space="0" w:color="008000"/>
            </w:tcBorders>
          </w:tcPr>
          <w:p w14:paraId="5DA7356B" w14:textId="77777777" w:rsidR="00F42727" w:rsidRDefault="00F42727">
            <w:pPr>
              <w:snapToGrid w:val="0"/>
              <w:rPr>
                <w:rFonts w:ascii="Courier" w:hAnsi="Courier"/>
              </w:rPr>
            </w:pPr>
            <w:r>
              <w:rPr>
                <w:rFonts w:ascii="Courier" w:hAnsi="Courier"/>
              </w:rPr>
              <w:t>datetime</w:t>
            </w:r>
          </w:p>
        </w:tc>
        <w:tc>
          <w:tcPr>
            <w:tcW w:w="720" w:type="dxa"/>
            <w:vMerge w:val="restart"/>
            <w:tcBorders>
              <w:bottom w:val="single" w:sz="8" w:space="0" w:color="008000"/>
            </w:tcBorders>
          </w:tcPr>
          <w:p w14:paraId="72B92BBA" w14:textId="77777777" w:rsidR="00F42727" w:rsidRDefault="00F42727">
            <w:pPr>
              <w:snapToGrid w:val="0"/>
              <w:rPr>
                <w:rFonts w:ascii="Courier" w:hAnsi="Courier"/>
              </w:rPr>
            </w:pPr>
            <w:r>
              <w:rPr>
                <w:rFonts w:ascii="Courier" w:hAnsi="Courier"/>
              </w:rPr>
              <w:t>yes</w:t>
            </w:r>
          </w:p>
        </w:tc>
        <w:tc>
          <w:tcPr>
            <w:tcW w:w="720" w:type="dxa"/>
            <w:vMerge w:val="restart"/>
            <w:tcBorders>
              <w:bottom w:val="single" w:sz="8" w:space="0" w:color="008000"/>
            </w:tcBorders>
          </w:tcPr>
          <w:p w14:paraId="44CF60F4" w14:textId="77777777" w:rsidR="00F42727" w:rsidRDefault="00F42727">
            <w:pPr>
              <w:snapToGrid w:val="0"/>
              <w:rPr>
                <w:rFonts w:ascii="Courier" w:hAnsi="Courier"/>
              </w:rPr>
            </w:pPr>
          </w:p>
        </w:tc>
        <w:tc>
          <w:tcPr>
            <w:tcW w:w="1800" w:type="dxa"/>
            <w:vMerge w:val="restart"/>
            <w:tcBorders>
              <w:bottom w:val="single" w:sz="8" w:space="0" w:color="008000"/>
            </w:tcBorders>
          </w:tcPr>
          <w:p w14:paraId="62C73725" w14:textId="77777777" w:rsidR="00F42727" w:rsidRDefault="00F42727">
            <w:pPr>
              <w:snapToGrid w:val="0"/>
              <w:rPr>
                <w:rFonts w:ascii="Courier" w:hAnsi="Courier"/>
              </w:rPr>
            </w:pPr>
            <w:r>
              <w:rPr>
                <w:rFonts w:ascii="Courier" w:hAnsi="Courier"/>
              </w:rPr>
              <w:t>NULL</w:t>
            </w:r>
          </w:p>
        </w:tc>
        <w:tc>
          <w:tcPr>
            <w:tcW w:w="2341" w:type="dxa"/>
            <w:vMerge w:val="restart"/>
            <w:tcBorders>
              <w:bottom w:val="single" w:sz="8" w:space="0" w:color="008000"/>
            </w:tcBorders>
          </w:tcPr>
          <w:p w14:paraId="0F9B83BA" w14:textId="77777777" w:rsidR="00F42727" w:rsidRDefault="00F42727">
            <w:pPr>
              <w:snapToGrid w:val="0"/>
              <w:rPr>
                <w:rFonts w:ascii="Courier" w:hAnsi="Courier"/>
              </w:rPr>
            </w:pPr>
          </w:p>
        </w:tc>
      </w:tr>
    </w:tbl>
    <w:p w14:paraId="4AB9F3B0" w14:textId="77777777" w:rsidR="00F42727" w:rsidRDefault="00F42727"/>
    <w:p w14:paraId="5AC68CEA" w14:textId="77777777" w:rsidR="00F42727" w:rsidRDefault="00F42727">
      <w:pPr>
        <w:pStyle w:val="Heading2"/>
        <w:numPr>
          <w:numberingChange w:id="1481" w:author="Tom Stephens" w:date="2011-12-07T12:44:00Z" w:original="%1:8:0:.%2:5:0:"/>
        </w:numPr>
      </w:pPr>
      <w:bookmarkStart w:id="1482" w:name="_toc2645"/>
      <w:bookmarkEnd w:id="1482"/>
      <w:proofErr w:type="spellStart"/>
      <w:r>
        <w:t>photon_allsky_file_data</w:t>
      </w:r>
      <w:proofErr w:type="spellEnd"/>
      <w:r>
        <w:t xml:space="preserve"> Table</w:t>
      </w:r>
    </w:p>
    <w:p w14:paraId="0E18CF04" w14:textId="77777777" w:rsidR="00F42727" w:rsidRDefault="00F42727">
      <w:pPr>
        <w:numPr>
          <w:ilvl w:val="0"/>
          <w:numId w:val="9"/>
          <w:numberingChange w:id="1483" w:author="Tom Stephens" w:date="2011-12-07T12:44:00Z" w:original=""/>
        </w:numPr>
      </w:pPr>
      <w:r>
        <w:t>filename – The full filename of the internal data file</w:t>
      </w:r>
    </w:p>
    <w:p w14:paraId="68CA9668" w14:textId="77777777" w:rsidR="00F42727" w:rsidRDefault="00F42727">
      <w:pPr>
        <w:numPr>
          <w:ilvl w:val="0"/>
          <w:numId w:val="9"/>
          <w:numberingChange w:id="1484" w:author="Tom Stephens" w:date="2011-12-07T12:44:00Z" w:original=""/>
        </w:numPr>
      </w:pPr>
      <w:r>
        <w:t>modified – The data and time the file was last modified</w:t>
      </w:r>
    </w:p>
    <w:p w14:paraId="3EF8F856" w14:textId="77777777" w:rsidR="00F42727" w:rsidRDefault="00F42727">
      <w:pPr>
        <w:numPr>
          <w:ilvl w:val="0"/>
          <w:numId w:val="9"/>
          <w:numberingChange w:id="1485" w:author="Tom Stephens" w:date="2011-12-07T12:44:00Z" w:original=""/>
        </w:numPr>
      </w:pPr>
      <w:proofErr w:type="spellStart"/>
      <w:r>
        <w:t>n_photons</w:t>
      </w:r>
      <w:proofErr w:type="spellEnd"/>
      <w:r>
        <w:t xml:space="preserve"> – The total number of photons/events stored in the file</w:t>
      </w:r>
    </w:p>
    <w:p w14:paraId="705BCBF0" w14:textId="77777777" w:rsidR="00F42727" w:rsidRDefault="00F42727">
      <w:pPr>
        <w:numPr>
          <w:ilvl w:val="0"/>
          <w:numId w:val="9"/>
          <w:numberingChange w:id="1486" w:author="Tom Stephens" w:date="2011-12-07T12:44:00Z" w:original=""/>
        </w:numPr>
      </w:pPr>
      <w:proofErr w:type="spellStart"/>
      <w:r>
        <w:t>start_time</w:t>
      </w:r>
      <w:proofErr w:type="spellEnd"/>
      <w:r>
        <w:t xml:space="preserve"> – The time, in MET, of the start of data in the file</w:t>
      </w:r>
    </w:p>
    <w:p w14:paraId="0CABA815" w14:textId="77777777" w:rsidR="00F42727" w:rsidRDefault="00F42727">
      <w:pPr>
        <w:numPr>
          <w:ilvl w:val="0"/>
          <w:numId w:val="9"/>
          <w:numberingChange w:id="1487" w:author="Tom Stephens" w:date="2011-12-07T12:44:00Z" w:original=""/>
        </w:numPr>
      </w:pPr>
      <w:proofErr w:type="spellStart"/>
      <w:r>
        <w:t>stop_time</w:t>
      </w:r>
      <w:proofErr w:type="spellEnd"/>
      <w:r>
        <w:t xml:space="preserve"> – The time, in MET, of the end of data in the file</w:t>
      </w:r>
    </w:p>
    <w:p w14:paraId="305BE4B4" w14:textId="77777777" w:rsidR="00F42727" w:rsidRDefault="00F42727">
      <w:pPr>
        <w:numPr>
          <w:ilvl w:val="0"/>
          <w:numId w:val="9"/>
          <w:numberingChange w:id="1488" w:author="Tom Stephens" w:date="2011-12-07T12:44:00Z" w:original=""/>
        </w:numPr>
      </w:pPr>
      <w:proofErr w:type="spellStart"/>
      <w:r>
        <w:t>first_DB_version</w:t>
      </w:r>
      <w:proofErr w:type="spellEnd"/>
      <w:r>
        <w:t xml:space="preserve"> – The first database version this file applies to</w:t>
      </w:r>
    </w:p>
    <w:p w14:paraId="50619446" w14:textId="77777777" w:rsidR="00F42727" w:rsidRDefault="00F42727">
      <w:pPr>
        <w:numPr>
          <w:ilvl w:val="0"/>
          <w:numId w:val="9"/>
          <w:numberingChange w:id="1489" w:author="Tom Stephens" w:date="2011-12-07T12:44:00Z" w:original=""/>
        </w:numPr>
      </w:pPr>
      <w:proofErr w:type="spellStart"/>
      <w:r>
        <w:t>last_DB_version</w:t>
      </w:r>
      <w:proofErr w:type="spellEnd"/>
      <w:r>
        <w:t xml:space="preserve"> – The last database version this file applies to</w:t>
      </w:r>
    </w:p>
    <w:p w14:paraId="4A8214D3" w14:textId="77777777" w:rsidR="00F42727" w:rsidRDefault="00F42727"/>
    <w:tbl>
      <w:tblPr>
        <w:tblW w:w="0" w:type="auto"/>
        <w:tblLayout w:type="fixed"/>
        <w:tblLook w:val="0000" w:firstRow="0" w:lastRow="0" w:firstColumn="0" w:lastColumn="0" w:noHBand="0" w:noVBand="0"/>
      </w:tblPr>
      <w:tblGrid>
        <w:gridCol w:w="3276"/>
        <w:gridCol w:w="1980"/>
        <w:gridCol w:w="720"/>
        <w:gridCol w:w="720"/>
        <w:gridCol w:w="1260"/>
        <w:gridCol w:w="2341"/>
      </w:tblGrid>
      <w:tr w:rsidR="00F42727" w14:paraId="1BE3750D" w14:textId="77777777">
        <w:trPr>
          <w:trHeight w:val="285"/>
        </w:trPr>
        <w:tc>
          <w:tcPr>
            <w:tcW w:w="3276" w:type="dxa"/>
            <w:vMerge w:val="restart"/>
            <w:tcBorders>
              <w:top w:val="single" w:sz="8" w:space="0" w:color="008000"/>
              <w:bottom w:val="single" w:sz="4" w:space="0" w:color="008000"/>
            </w:tcBorders>
          </w:tcPr>
          <w:p w14:paraId="7B65C2DB" w14:textId="77777777" w:rsidR="00F42727" w:rsidRDefault="00F42727">
            <w:pPr>
              <w:pStyle w:val="TableHeading"/>
              <w:snapToGrid w:val="0"/>
            </w:pPr>
            <w:r>
              <w:t>Field</w:t>
            </w:r>
          </w:p>
        </w:tc>
        <w:tc>
          <w:tcPr>
            <w:tcW w:w="1980" w:type="dxa"/>
            <w:vMerge w:val="restart"/>
            <w:tcBorders>
              <w:top w:val="single" w:sz="8" w:space="0" w:color="008000"/>
              <w:bottom w:val="single" w:sz="4" w:space="0" w:color="008000"/>
            </w:tcBorders>
          </w:tcPr>
          <w:p w14:paraId="09F15475"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0A41BA97"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169FDB2B" w14:textId="77777777" w:rsidR="00F42727" w:rsidRDefault="00F42727">
            <w:pPr>
              <w:pStyle w:val="TableHeading"/>
              <w:snapToGrid w:val="0"/>
            </w:pPr>
            <w:r>
              <w:t>Key</w:t>
            </w:r>
          </w:p>
        </w:tc>
        <w:tc>
          <w:tcPr>
            <w:tcW w:w="1260" w:type="dxa"/>
            <w:vMerge w:val="restart"/>
            <w:tcBorders>
              <w:top w:val="single" w:sz="8" w:space="0" w:color="008000"/>
              <w:bottom w:val="single" w:sz="4" w:space="0" w:color="008000"/>
            </w:tcBorders>
          </w:tcPr>
          <w:p w14:paraId="0DA7CFD3"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
          <w:p w14:paraId="79DC84E6" w14:textId="77777777" w:rsidR="00F42727" w:rsidRDefault="00F42727">
            <w:pPr>
              <w:pStyle w:val="TableHeading"/>
              <w:snapToGrid w:val="0"/>
              <w:rPr>
                <w:rFonts w:ascii="Courier" w:hAnsi="Courier"/>
              </w:rPr>
            </w:pPr>
            <w:r>
              <w:t>Extra</w:t>
            </w:r>
          </w:p>
        </w:tc>
      </w:tr>
      <w:tr w:rsidR="00F42727" w14:paraId="50533DA0" w14:textId="77777777">
        <w:trPr>
          <w:trHeight w:val="272"/>
        </w:trPr>
        <w:tc>
          <w:tcPr>
            <w:tcW w:w="3276" w:type="dxa"/>
            <w:vMerge w:val="restart"/>
          </w:tcPr>
          <w:p w14:paraId="000E3331" w14:textId="77777777" w:rsidR="00F42727" w:rsidRDefault="00F42727">
            <w:pPr>
              <w:snapToGrid w:val="0"/>
              <w:rPr>
                <w:rFonts w:ascii="Courier" w:hAnsi="Courier"/>
              </w:rPr>
            </w:pPr>
            <w:r>
              <w:rPr>
                <w:rFonts w:ascii="Courier" w:hAnsi="Courier"/>
              </w:rPr>
              <w:t>filename</w:t>
            </w:r>
          </w:p>
        </w:tc>
        <w:tc>
          <w:tcPr>
            <w:tcW w:w="1980" w:type="dxa"/>
            <w:vMerge w:val="restart"/>
          </w:tcPr>
          <w:p w14:paraId="3BCE8C82"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40)</w:t>
            </w:r>
          </w:p>
        </w:tc>
        <w:tc>
          <w:tcPr>
            <w:tcW w:w="720" w:type="dxa"/>
            <w:vMerge w:val="restart"/>
          </w:tcPr>
          <w:p w14:paraId="7DF1296C" w14:textId="77777777" w:rsidR="00F42727" w:rsidRDefault="00F42727">
            <w:pPr>
              <w:snapToGrid w:val="0"/>
              <w:rPr>
                <w:rFonts w:ascii="Courier" w:hAnsi="Courier"/>
              </w:rPr>
            </w:pPr>
          </w:p>
        </w:tc>
        <w:tc>
          <w:tcPr>
            <w:tcW w:w="720" w:type="dxa"/>
            <w:vMerge w:val="restart"/>
          </w:tcPr>
          <w:p w14:paraId="27CF05AD" w14:textId="77777777" w:rsidR="00F42727" w:rsidRDefault="00F42727">
            <w:pPr>
              <w:snapToGrid w:val="0"/>
              <w:rPr>
                <w:rFonts w:ascii="Courier" w:hAnsi="Courier"/>
              </w:rPr>
            </w:pPr>
            <w:r>
              <w:rPr>
                <w:rFonts w:ascii="Courier" w:hAnsi="Courier"/>
              </w:rPr>
              <w:t>PRI</w:t>
            </w:r>
          </w:p>
        </w:tc>
        <w:tc>
          <w:tcPr>
            <w:tcW w:w="1260" w:type="dxa"/>
            <w:vMerge w:val="restart"/>
          </w:tcPr>
          <w:p w14:paraId="4C1997FC" w14:textId="77777777" w:rsidR="00F42727" w:rsidRDefault="00F42727">
            <w:pPr>
              <w:snapToGrid w:val="0"/>
              <w:rPr>
                <w:rFonts w:ascii="Courier" w:hAnsi="Courier"/>
              </w:rPr>
            </w:pPr>
          </w:p>
        </w:tc>
        <w:tc>
          <w:tcPr>
            <w:tcW w:w="2341" w:type="dxa"/>
            <w:vMerge w:val="restart"/>
          </w:tcPr>
          <w:p w14:paraId="0CE88C18" w14:textId="77777777" w:rsidR="00F42727" w:rsidRDefault="00F42727">
            <w:pPr>
              <w:snapToGrid w:val="0"/>
              <w:rPr>
                <w:rFonts w:ascii="Courier" w:hAnsi="Courier"/>
              </w:rPr>
            </w:pPr>
          </w:p>
        </w:tc>
      </w:tr>
      <w:tr w:rsidR="00F42727" w14:paraId="1745B7EC" w14:textId="77777777">
        <w:trPr>
          <w:trHeight w:val="272"/>
        </w:trPr>
        <w:tc>
          <w:tcPr>
            <w:tcW w:w="3276" w:type="dxa"/>
            <w:vMerge w:val="restart"/>
          </w:tcPr>
          <w:p w14:paraId="246FF2DA" w14:textId="77777777" w:rsidR="00F42727" w:rsidRDefault="00F42727">
            <w:pPr>
              <w:snapToGrid w:val="0"/>
              <w:rPr>
                <w:rFonts w:ascii="Courier" w:hAnsi="Courier"/>
              </w:rPr>
            </w:pPr>
            <w:r>
              <w:rPr>
                <w:rFonts w:ascii="Courier" w:hAnsi="Courier"/>
              </w:rPr>
              <w:t>modified</w:t>
            </w:r>
          </w:p>
        </w:tc>
        <w:tc>
          <w:tcPr>
            <w:tcW w:w="1980" w:type="dxa"/>
            <w:vMerge w:val="restart"/>
          </w:tcPr>
          <w:p w14:paraId="75C452DC" w14:textId="77777777" w:rsidR="00F42727" w:rsidRDefault="00F42727">
            <w:pPr>
              <w:snapToGrid w:val="0"/>
              <w:rPr>
                <w:rFonts w:ascii="Courier" w:hAnsi="Courier"/>
              </w:rPr>
            </w:pPr>
            <w:r>
              <w:rPr>
                <w:rFonts w:ascii="Courier" w:hAnsi="Courier"/>
              </w:rPr>
              <w:t>datetime</w:t>
            </w:r>
          </w:p>
        </w:tc>
        <w:tc>
          <w:tcPr>
            <w:tcW w:w="720" w:type="dxa"/>
            <w:vMerge w:val="restart"/>
          </w:tcPr>
          <w:p w14:paraId="07ABAE92" w14:textId="77777777" w:rsidR="00F42727" w:rsidRDefault="00F42727">
            <w:pPr>
              <w:snapToGrid w:val="0"/>
              <w:rPr>
                <w:rFonts w:ascii="Courier" w:hAnsi="Courier"/>
              </w:rPr>
            </w:pPr>
            <w:r>
              <w:rPr>
                <w:rFonts w:ascii="Courier" w:hAnsi="Courier"/>
              </w:rPr>
              <w:t>yes</w:t>
            </w:r>
          </w:p>
        </w:tc>
        <w:tc>
          <w:tcPr>
            <w:tcW w:w="720" w:type="dxa"/>
            <w:vMerge w:val="restart"/>
          </w:tcPr>
          <w:p w14:paraId="6054D933" w14:textId="77777777" w:rsidR="00F42727" w:rsidRDefault="00F42727">
            <w:pPr>
              <w:snapToGrid w:val="0"/>
              <w:rPr>
                <w:rFonts w:ascii="Courier" w:hAnsi="Courier"/>
              </w:rPr>
            </w:pPr>
          </w:p>
        </w:tc>
        <w:tc>
          <w:tcPr>
            <w:tcW w:w="1260" w:type="dxa"/>
            <w:vMerge w:val="restart"/>
          </w:tcPr>
          <w:p w14:paraId="321D6247" w14:textId="77777777" w:rsidR="00F42727" w:rsidRDefault="00F42727">
            <w:pPr>
              <w:snapToGrid w:val="0"/>
              <w:rPr>
                <w:rFonts w:ascii="Courier" w:hAnsi="Courier"/>
              </w:rPr>
            </w:pPr>
            <w:r>
              <w:rPr>
                <w:rFonts w:ascii="Courier" w:hAnsi="Courier"/>
              </w:rPr>
              <w:t>NULL</w:t>
            </w:r>
          </w:p>
        </w:tc>
        <w:tc>
          <w:tcPr>
            <w:tcW w:w="2341" w:type="dxa"/>
            <w:vMerge w:val="restart"/>
          </w:tcPr>
          <w:p w14:paraId="2C501516" w14:textId="77777777" w:rsidR="00F42727" w:rsidRDefault="00F42727">
            <w:pPr>
              <w:snapToGrid w:val="0"/>
              <w:rPr>
                <w:rFonts w:ascii="Courier" w:hAnsi="Courier"/>
              </w:rPr>
            </w:pPr>
          </w:p>
        </w:tc>
      </w:tr>
      <w:tr w:rsidR="00F42727" w14:paraId="7955CC2E" w14:textId="77777777">
        <w:trPr>
          <w:trHeight w:val="272"/>
        </w:trPr>
        <w:tc>
          <w:tcPr>
            <w:tcW w:w="3276" w:type="dxa"/>
            <w:vMerge w:val="restart"/>
          </w:tcPr>
          <w:p w14:paraId="68ADA4C9" w14:textId="77777777" w:rsidR="00F42727" w:rsidRDefault="00F42727">
            <w:pPr>
              <w:snapToGrid w:val="0"/>
              <w:rPr>
                <w:rFonts w:ascii="Courier" w:hAnsi="Courier"/>
              </w:rPr>
            </w:pPr>
            <w:proofErr w:type="spellStart"/>
            <w:r>
              <w:rPr>
                <w:rFonts w:ascii="Courier" w:hAnsi="Courier"/>
              </w:rPr>
              <w:t>n_photons</w:t>
            </w:r>
            <w:proofErr w:type="spellEnd"/>
          </w:p>
        </w:tc>
        <w:tc>
          <w:tcPr>
            <w:tcW w:w="1980" w:type="dxa"/>
            <w:vMerge w:val="restart"/>
          </w:tcPr>
          <w:p w14:paraId="68979ADE"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1B1D2D6A" w14:textId="77777777" w:rsidR="00F42727" w:rsidRDefault="00F42727">
            <w:pPr>
              <w:snapToGrid w:val="0"/>
              <w:rPr>
                <w:rFonts w:ascii="Courier" w:hAnsi="Courier"/>
              </w:rPr>
            </w:pPr>
            <w:r>
              <w:rPr>
                <w:rFonts w:ascii="Courier" w:hAnsi="Courier"/>
              </w:rPr>
              <w:t>yes</w:t>
            </w:r>
          </w:p>
        </w:tc>
        <w:tc>
          <w:tcPr>
            <w:tcW w:w="720" w:type="dxa"/>
            <w:vMerge w:val="restart"/>
          </w:tcPr>
          <w:p w14:paraId="4963EB29" w14:textId="77777777" w:rsidR="00F42727" w:rsidRDefault="00F42727">
            <w:pPr>
              <w:snapToGrid w:val="0"/>
              <w:rPr>
                <w:rFonts w:ascii="Courier" w:hAnsi="Courier"/>
              </w:rPr>
            </w:pPr>
          </w:p>
        </w:tc>
        <w:tc>
          <w:tcPr>
            <w:tcW w:w="1260" w:type="dxa"/>
            <w:vMerge w:val="restart"/>
          </w:tcPr>
          <w:p w14:paraId="194171D1" w14:textId="77777777" w:rsidR="00F42727" w:rsidRDefault="00F42727">
            <w:pPr>
              <w:snapToGrid w:val="0"/>
              <w:rPr>
                <w:rFonts w:ascii="Courier" w:hAnsi="Courier"/>
              </w:rPr>
            </w:pPr>
            <w:r>
              <w:rPr>
                <w:rFonts w:ascii="Courier" w:hAnsi="Courier"/>
              </w:rPr>
              <w:t>NULL</w:t>
            </w:r>
          </w:p>
        </w:tc>
        <w:tc>
          <w:tcPr>
            <w:tcW w:w="2341" w:type="dxa"/>
            <w:vMerge w:val="restart"/>
          </w:tcPr>
          <w:p w14:paraId="7EB8244E" w14:textId="77777777" w:rsidR="00F42727" w:rsidRDefault="00F42727">
            <w:pPr>
              <w:snapToGrid w:val="0"/>
              <w:rPr>
                <w:rFonts w:ascii="Courier" w:hAnsi="Courier"/>
              </w:rPr>
            </w:pPr>
          </w:p>
        </w:tc>
      </w:tr>
      <w:tr w:rsidR="00F42727" w14:paraId="56FAA350" w14:textId="77777777">
        <w:trPr>
          <w:trHeight w:val="272"/>
        </w:trPr>
        <w:tc>
          <w:tcPr>
            <w:tcW w:w="3276" w:type="dxa"/>
            <w:vMerge w:val="restart"/>
          </w:tcPr>
          <w:p w14:paraId="6B86E6B0" w14:textId="77777777" w:rsidR="00F42727" w:rsidRDefault="00F42727">
            <w:pPr>
              <w:snapToGrid w:val="0"/>
              <w:rPr>
                <w:rFonts w:ascii="Courier" w:hAnsi="Courier"/>
              </w:rPr>
            </w:pPr>
            <w:proofErr w:type="spellStart"/>
            <w:r>
              <w:rPr>
                <w:rFonts w:ascii="Courier" w:hAnsi="Courier"/>
              </w:rPr>
              <w:t>start_time</w:t>
            </w:r>
            <w:proofErr w:type="spellEnd"/>
          </w:p>
        </w:tc>
        <w:tc>
          <w:tcPr>
            <w:tcW w:w="1980" w:type="dxa"/>
            <w:vMerge w:val="restart"/>
          </w:tcPr>
          <w:p w14:paraId="314CD005" w14:textId="77777777" w:rsidR="00F42727" w:rsidRDefault="00F42727">
            <w:pPr>
              <w:snapToGrid w:val="0"/>
              <w:rPr>
                <w:rFonts w:ascii="Courier" w:hAnsi="Courier"/>
              </w:rPr>
            </w:pPr>
            <w:r>
              <w:rPr>
                <w:rFonts w:ascii="Courier" w:hAnsi="Courier"/>
              </w:rPr>
              <w:t>double</w:t>
            </w:r>
          </w:p>
        </w:tc>
        <w:tc>
          <w:tcPr>
            <w:tcW w:w="720" w:type="dxa"/>
            <w:vMerge w:val="restart"/>
          </w:tcPr>
          <w:p w14:paraId="6AD520D0" w14:textId="77777777" w:rsidR="00F42727" w:rsidRDefault="00F42727">
            <w:pPr>
              <w:snapToGrid w:val="0"/>
              <w:rPr>
                <w:rFonts w:ascii="Courier" w:hAnsi="Courier"/>
              </w:rPr>
            </w:pPr>
            <w:r>
              <w:rPr>
                <w:rFonts w:ascii="Courier" w:hAnsi="Courier"/>
              </w:rPr>
              <w:t>yes</w:t>
            </w:r>
          </w:p>
        </w:tc>
        <w:tc>
          <w:tcPr>
            <w:tcW w:w="720" w:type="dxa"/>
            <w:vMerge w:val="restart"/>
          </w:tcPr>
          <w:p w14:paraId="0D58B2F8" w14:textId="77777777" w:rsidR="00F42727" w:rsidRDefault="00F42727">
            <w:pPr>
              <w:snapToGrid w:val="0"/>
              <w:rPr>
                <w:rFonts w:ascii="Courier" w:hAnsi="Courier"/>
              </w:rPr>
            </w:pPr>
          </w:p>
        </w:tc>
        <w:tc>
          <w:tcPr>
            <w:tcW w:w="1260" w:type="dxa"/>
            <w:vMerge w:val="restart"/>
          </w:tcPr>
          <w:p w14:paraId="1ED67AAF" w14:textId="77777777" w:rsidR="00F42727" w:rsidRDefault="00F42727">
            <w:pPr>
              <w:snapToGrid w:val="0"/>
              <w:rPr>
                <w:rFonts w:ascii="Courier" w:hAnsi="Courier"/>
              </w:rPr>
            </w:pPr>
            <w:r>
              <w:rPr>
                <w:rFonts w:ascii="Courier" w:hAnsi="Courier"/>
              </w:rPr>
              <w:t>NULL</w:t>
            </w:r>
          </w:p>
        </w:tc>
        <w:tc>
          <w:tcPr>
            <w:tcW w:w="2341" w:type="dxa"/>
            <w:vMerge w:val="restart"/>
          </w:tcPr>
          <w:p w14:paraId="252D53F5" w14:textId="77777777" w:rsidR="00F42727" w:rsidRDefault="00F42727">
            <w:pPr>
              <w:snapToGrid w:val="0"/>
              <w:rPr>
                <w:rFonts w:ascii="Courier" w:hAnsi="Courier"/>
              </w:rPr>
            </w:pPr>
          </w:p>
        </w:tc>
      </w:tr>
      <w:tr w:rsidR="00F42727" w14:paraId="0875D533" w14:textId="77777777">
        <w:trPr>
          <w:trHeight w:val="272"/>
        </w:trPr>
        <w:tc>
          <w:tcPr>
            <w:tcW w:w="3276" w:type="dxa"/>
            <w:vMerge w:val="restart"/>
          </w:tcPr>
          <w:p w14:paraId="68580E93" w14:textId="77777777" w:rsidR="00F42727" w:rsidRDefault="00F42727">
            <w:pPr>
              <w:snapToGrid w:val="0"/>
              <w:rPr>
                <w:rFonts w:ascii="Courier" w:hAnsi="Courier"/>
              </w:rPr>
            </w:pPr>
            <w:proofErr w:type="spellStart"/>
            <w:r>
              <w:rPr>
                <w:rFonts w:ascii="Courier" w:hAnsi="Courier"/>
              </w:rPr>
              <w:t>stop_time</w:t>
            </w:r>
            <w:proofErr w:type="spellEnd"/>
          </w:p>
        </w:tc>
        <w:tc>
          <w:tcPr>
            <w:tcW w:w="1980" w:type="dxa"/>
            <w:vMerge w:val="restart"/>
          </w:tcPr>
          <w:p w14:paraId="1534076E" w14:textId="77777777" w:rsidR="00F42727" w:rsidRDefault="00F42727">
            <w:pPr>
              <w:snapToGrid w:val="0"/>
              <w:rPr>
                <w:rFonts w:ascii="Courier" w:hAnsi="Courier"/>
              </w:rPr>
            </w:pPr>
            <w:r>
              <w:rPr>
                <w:rFonts w:ascii="Courier" w:hAnsi="Courier"/>
              </w:rPr>
              <w:t>double</w:t>
            </w:r>
          </w:p>
        </w:tc>
        <w:tc>
          <w:tcPr>
            <w:tcW w:w="720" w:type="dxa"/>
            <w:vMerge w:val="restart"/>
          </w:tcPr>
          <w:p w14:paraId="080DBB44" w14:textId="77777777" w:rsidR="00F42727" w:rsidRDefault="00F42727">
            <w:pPr>
              <w:snapToGrid w:val="0"/>
              <w:rPr>
                <w:rFonts w:ascii="Courier" w:hAnsi="Courier"/>
              </w:rPr>
            </w:pPr>
            <w:r>
              <w:rPr>
                <w:rFonts w:ascii="Courier" w:hAnsi="Courier"/>
              </w:rPr>
              <w:t>yes</w:t>
            </w:r>
          </w:p>
        </w:tc>
        <w:tc>
          <w:tcPr>
            <w:tcW w:w="720" w:type="dxa"/>
            <w:vMerge w:val="restart"/>
          </w:tcPr>
          <w:p w14:paraId="11D5CAF1" w14:textId="77777777" w:rsidR="00F42727" w:rsidRDefault="00F42727">
            <w:pPr>
              <w:snapToGrid w:val="0"/>
              <w:rPr>
                <w:rFonts w:ascii="Courier" w:hAnsi="Courier"/>
              </w:rPr>
            </w:pPr>
          </w:p>
        </w:tc>
        <w:tc>
          <w:tcPr>
            <w:tcW w:w="1260" w:type="dxa"/>
            <w:vMerge w:val="restart"/>
          </w:tcPr>
          <w:p w14:paraId="51D72B9C" w14:textId="77777777" w:rsidR="00F42727" w:rsidRDefault="00F42727">
            <w:pPr>
              <w:snapToGrid w:val="0"/>
              <w:rPr>
                <w:rFonts w:ascii="Courier" w:hAnsi="Courier"/>
              </w:rPr>
            </w:pPr>
            <w:r>
              <w:rPr>
                <w:rFonts w:ascii="Courier" w:hAnsi="Courier"/>
              </w:rPr>
              <w:t>NULL</w:t>
            </w:r>
          </w:p>
        </w:tc>
        <w:tc>
          <w:tcPr>
            <w:tcW w:w="2341" w:type="dxa"/>
            <w:vMerge w:val="restart"/>
          </w:tcPr>
          <w:p w14:paraId="46B0D205" w14:textId="77777777" w:rsidR="00F42727" w:rsidRDefault="00F42727">
            <w:pPr>
              <w:snapToGrid w:val="0"/>
              <w:rPr>
                <w:rFonts w:ascii="Courier" w:hAnsi="Courier"/>
              </w:rPr>
            </w:pPr>
          </w:p>
        </w:tc>
      </w:tr>
      <w:tr w:rsidR="00F42727" w14:paraId="507C5BF6" w14:textId="77777777">
        <w:trPr>
          <w:trHeight w:val="285"/>
        </w:trPr>
        <w:tc>
          <w:tcPr>
            <w:tcW w:w="3276" w:type="dxa"/>
            <w:vMerge w:val="restart"/>
          </w:tcPr>
          <w:p w14:paraId="2B80AEAA" w14:textId="77777777" w:rsidR="00F42727" w:rsidRDefault="00F42727">
            <w:pPr>
              <w:snapToGrid w:val="0"/>
              <w:rPr>
                <w:rFonts w:ascii="Courier" w:hAnsi="Courier"/>
              </w:rPr>
            </w:pPr>
            <w:proofErr w:type="spellStart"/>
            <w:r>
              <w:rPr>
                <w:rFonts w:ascii="Courier" w:hAnsi="Courier"/>
              </w:rPr>
              <w:t>first_DB_version</w:t>
            </w:r>
            <w:proofErr w:type="spellEnd"/>
          </w:p>
        </w:tc>
        <w:tc>
          <w:tcPr>
            <w:tcW w:w="1980" w:type="dxa"/>
            <w:vMerge w:val="restart"/>
          </w:tcPr>
          <w:p w14:paraId="02B97EE3"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Pr>
          <w:p w14:paraId="214576C0" w14:textId="77777777" w:rsidR="00F42727" w:rsidRDefault="00F42727">
            <w:pPr>
              <w:snapToGrid w:val="0"/>
              <w:rPr>
                <w:rFonts w:ascii="Courier" w:hAnsi="Courier"/>
              </w:rPr>
            </w:pPr>
            <w:r>
              <w:rPr>
                <w:rFonts w:ascii="Courier" w:hAnsi="Courier"/>
              </w:rPr>
              <w:t>yes</w:t>
            </w:r>
          </w:p>
        </w:tc>
        <w:tc>
          <w:tcPr>
            <w:tcW w:w="720" w:type="dxa"/>
            <w:vMerge w:val="restart"/>
          </w:tcPr>
          <w:p w14:paraId="00E964A5" w14:textId="77777777" w:rsidR="00F42727" w:rsidRDefault="00F42727">
            <w:pPr>
              <w:snapToGrid w:val="0"/>
              <w:rPr>
                <w:rFonts w:ascii="Courier" w:hAnsi="Courier"/>
              </w:rPr>
            </w:pPr>
          </w:p>
        </w:tc>
        <w:tc>
          <w:tcPr>
            <w:tcW w:w="1260" w:type="dxa"/>
            <w:vMerge w:val="restart"/>
          </w:tcPr>
          <w:p w14:paraId="14C6BD99" w14:textId="77777777" w:rsidR="00F42727" w:rsidRDefault="00F42727">
            <w:pPr>
              <w:snapToGrid w:val="0"/>
              <w:rPr>
                <w:rFonts w:ascii="Courier" w:hAnsi="Courier"/>
              </w:rPr>
            </w:pPr>
            <w:r>
              <w:rPr>
                <w:rFonts w:ascii="Courier" w:hAnsi="Courier"/>
              </w:rPr>
              <w:t>NULL</w:t>
            </w:r>
          </w:p>
        </w:tc>
        <w:tc>
          <w:tcPr>
            <w:tcW w:w="2341" w:type="dxa"/>
            <w:vMerge w:val="restart"/>
          </w:tcPr>
          <w:p w14:paraId="27645E24" w14:textId="77777777" w:rsidR="00F42727" w:rsidRDefault="00F42727">
            <w:pPr>
              <w:snapToGrid w:val="0"/>
              <w:rPr>
                <w:rFonts w:ascii="Courier" w:hAnsi="Courier"/>
              </w:rPr>
            </w:pPr>
          </w:p>
        </w:tc>
      </w:tr>
      <w:tr w:rsidR="00F42727" w14:paraId="4A2AE2FA" w14:textId="77777777">
        <w:trPr>
          <w:trHeight w:val="285"/>
        </w:trPr>
        <w:tc>
          <w:tcPr>
            <w:tcW w:w="3276" w:type="dxa"/>
            <w:vMerge w:val="restart"/>
            <w:tcBorders>
              <w:bottom w:val="single" w:sz="8" w:space="0" w:color="008000"/>
            </w:tcBorders>
          </w:tcPr>
          <w:p w14:paraId="4DE0DC7F" w14:textId="77777777" w:rsidR="00F42727" w:rsidRDefault="00F42727">
            <w:pPr>
              <w:snapToGrid w:val="0"/>
              <w:rPr>
                <w:rFonts w:ascii="Courier" w:hAnsi="Courier"/>
              </w:rPr>
            </w:pPr>
            <w:proofErr w:type="spellStart"/>
            <w:r>
              <w:rPr>
                <w:rFonts w:ascii="Courier" w:hAnsi="Courier"/>
              </w:rPr>
              <w:t>last_DB_version</w:t>
            </w:r>
            <w:proofErr w:type="spellEnd"/>
          </w:p>
        </w:tc>
        <w:tc>
          <w:tcPr>
            <w:tcW w:w="1980" w:type="dxa"/>
            <w:vMerge w:val="restart"/>
            <w:tcBorders>
              <w:bottom w:val="single" w:sz="8" w:space="0" w:color="008000"/>
            </w:tcBorders>
          </w:tcPr>
          <w:p w14:paraId="4677DA7D"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720" w:type="dxa"/>
            <w:vMerge w:val="restart"/>
            <w:tcBorders>
              <w:bottom w:val="single" w:sz="8" w:space="0" w:color="008000"/>
            </w:tcBorders>
          </w:tcPr>
          <w:p w14:paraId="7F05CBE4" w14:textId="77777777" w:rsidR="00F42727" w:rsidRDefault="00F42727">
            <w:pPr>
              <w:snapToGrid w:val="0"/>
              <w:rPr>
                <w:rFonts w:ascii="Courier" w:hAnsi="Courier"/>
              </w:rPr>
            </w:pPr>
            <w:r>
              <w:rPr>
                <w:rFonts w:ascii="Courier" w:hAnsi="Courier"/>
              </w:rPr>
              <w:t>yes</w:t>
            </w:r>
          </w:p>
        </w:tc>
        <w:tc>
          <w:tcPr>
            <w:tcW w:w="720" w:type="dxa"/>
            <w:vMerge w:val="restart"/>
            <w:tcBorders>
              <w:bottom w:val="single" w:sz="8" w:space="0" w:color="008000"/>
            </w:tcBorders>
          </w:tcPr>
          <w:p w14:paraId="1C6BEBE8" w14:textId="77777777" w:rsidR="00F42727" w:rsidRDefault="00F42727">
            <w:pPr>
              <w:snapToGrid w:val="0"/>
              <w:rPr>
                <w:rFonts w:ascii="Courier" w:hAnsi="Courier"/>
              </w:rPr>
            </w:pPr>
          </w:p>
        </w:tc>
        <w:tc>
          <w:tcPr>
            <w:tcW w:w="1260" w:type="dxa"/>
            <w:vMerge w:val="restart"/>
            <w:tcBorders>
              <w:bottom w:val="single" w:sz="8" w:space="0" w:color="008000"/>
            </w:tcBorders>
          </w:tcPr>
          <w:p w14:paraId="7345E358" w14:textId="77777777" w:rsidR="00F42727" w:rsidRDefault="00F42727">
            <w:pPr>
              <w:snapToGrid w:val="0"/>
              <w:rPr>
                <w:rFonts w:ascii="Courier" w:hAnsi="Courier"/>
              </w:rPr>
            </w:pPr>
            <w:r>
              <w:rPr>
                <w:rFonts w:ascii="Courier" w:hAnsi="Courier"/>
              </w:rPr>
              <w:t>NULL</w:t>
            </w:r>
          </w:p>
        </w:tc>
        <w:tc>
          <w:tcPr>
            <w:tcW w:w="2341" w:type="dxa"/>
            <w:vMerge w:val="restart"/>
            <w:tcBorders>
              <w:bottom w:val="single" w:sz="8" w:space="0" w:color="008000"/>
            </w:tcBorders>
          </w:tcPr>
          <w:p w14:paraId="5B2F8C6C" w14:textId="77777777" w:rsidR="00F42727" w:rsidRDefault="00F42727">
            <w:pPr>
              <w:snapToGrid w:val="0"/>
              <w:rPr>
                <w:rFonts w:ascii="Courier" w:hAnsi="Courier"/>
              </w:rPr>
            </w:pPr>
          </w:p>
        </w:tc>
      </w:tr>
    </w:tbl>
    <w:p w14:paraId="6A525F31" w14:textId="77777777" w:rsidR="00F42727" w:rsidRDefault="00F42727"/>
    <w:p w14:paraId="751ADADA" w14:textId="77777777" w:rsidR="00F42727" w:rsidRDefault="00F42727">
      <w:pPr>
        <w:pStyle w:val="Heading2"/>
        <w:numPr>
          <w:numberingChange w:id="1490" w:author="Tom Stephens" w:date="2011-12-07T12:44:00Z" w:original="%1:8:0:.%2:6:0:"/>
        </w:numPr>
      </w:pPr>
      <w:bookmarkStart w:id="1491" w:name="_toc2801"/>
      <w:bookmarkEnd w:id="1491"/>
      <w:del w:id="1492" w:author="Tom Stephens" w:date="2011-12-20T14:53:00Z">
        <w:r w:rsidDel="0069275B">
          <w:delText>photon_</w:delText>
        </w:r>
      </w:del>
      <w:proofErr w:type="spellStart"/>
      <w:r>
        <w:t>query_params</w:t>
      </w:r>
      <w:proofErr w:type="spellEnd"/>
      <w:r>
        <w:t xml:space="preserve"> Table</w:t>
      </w:r>
    </w:p>
    <w:p w14:paraId="224AC74C" w14:textId="77777777" w:rsidR="0069275B" w:rsidRDefault="00F42727">
      <w:pPr>
        <w:numPr>
          <w:ilvl w:val="0"/>
          <w:numId w:val="4"/>
          <w:numberingChange w:id="1493" w:author="Tom Stephens" w:date="2011-12-07T12:44:00Z" w:original=""/>
        </w:numPr>
        <w:rPr>
          <w:ins w:id="1494" w:author="Tom Stephens" w:date="2011-12-20T14:52:00Z"/>
        </w:rPr>
      </w:pPr>
      <w:del w:id="1495" w:author="Tom Stephens" w:date="2011-12-20T14:52:00Z">
        <w:r w:rsidDel="0069275B">
          <w:delText xml:space="preserve">id </w:delText>
        </w:r>
      </w:del>
      <w:ins w:id="1496" w:author="Tom Stephens" w:date="2011-12-20T14:52:00Z">
        <w:r w:rsidR="0069275B">
          <w:t xml:space="preserve">ID </w:t>
        </w:r>
      </w:ins>
      <w:r>
        <w:t xml:space="preserve">– </w:t>
      </w:r>
      <w:ins w:id="1497" w:author="Tom Stephens" w:date="2011-12-20T14:52:00Z">
        <w:r w:rsidR="0069275B">
          <w:t>Internally assigned id value</w:t>
        </w:r>
      </w:ins>
    </w:p>
    <w:p w14:paraId="29CC69E1" w14:textId="77777777" w:rsidR="00F42727" w:rsidRDefault="0069275B">
      <w:pPr>
        <w:numPr>
          <w:ilvl w:val="0"/>
          <w:numId w:val="4"/>
          <w:ins w:id="1498" w:author="Tom Stephens" w:date="2011-12-20T14:52:00Z"/>
        </w:numPr>
        <w:rPr>
          <w:ins w:id="1499" w:author="Tom Stephens" w:date="2011-12-20T14:53:00Z"/>
        </w:rPr>
      </w:pPr>
      <w:proofErr w:type="spellStart"/>
      <w:ins w:id="1500" w:author="Tom Stephens" w:date="2011-12-20T14:52:00Z">
        <w:r>
          <w:t>queryID</w:t>
        </w:r>
        <w:proofErr w:type="spellEnd"/>
        <w:r>
          <w:t xml:space="preserve"> - </w:t>
        </w:r>
      </w:ins>
      <w:r w:rsidR="00F42727">
        <w:t>The query ID assigned by the web interface</w:t>
      </w:r>
    </w:p>
    <w:p w14:paraId="2206AA37" w14:textId="77777777" w:rsidR="0069275B" w:rsidRDefault="0069275B">
      <w:pPr>
        <w:numPr>
          <w:ilvl w:val="0"/>
          <w:numId w:val="4"/>
          <w:ins w:id="1501" w:author="Tom Stephens" w:date="2011-12-20T14:53:00Z"/>
        </w:numPr>
        <w:rPr>
          <w:ins w:id="1502" w:author="Tom Stephens" w:date="2011-12-20T14:53:00Z"/>
        </w:rPr>
      </w:pPr>
      <w:ins w:id="1503" w:author="Tom Stephens" w:date="2011-12-20T14:53:00Z">
        <w:r>
          <w:t>source</w:t>
        </w:r>
      </w:ins>
      <w:ins w:id="1504" w:author="Tom Stephens" w:date="2011-12-20T14:56:00Z">
        <w:r>
          <w:t xml:space="preserve"> - The source of the </w:t>
        </w:r>
        <w:proofErr w:type="gramStart"/>
        <w:r>
          <w:t>query  (</w:t>
        </w:r>
        <w:proofErr w:type="gramEnd"/>
        <w:r>
          <w:t>not currently used).</w:t>
        </w:r>
      </w:ins>
    </w:p>
    <w:p w14:paraId="74BCD2C6" w14:textId="77777777" w:rsidR="0069275B" w:rsidRDefault="0069275B">
      <w:pPr>
        <w:numPr>
          <w:ilvl w:val="0"/>
          <w:numId w:val="4"/>
          <w:ins w:id="1505" w:author="Tom Stephens" w:date="2011-12-20T14:53:00Z"/>
        </w:numPr>
        <w:rPr>
          <w:ins w:id="1506" w:author="Tom Stephens" w:date="2011-12-20T14:53:00Z"/>
        </w:rPr>
      </w:pPr>
      <w:ins w:id="1507" w:author="Tom Stephens" w:date="2011-12-20T14:53:00Z">
        <w:r>
          <w:t>received - The date and time the query was received</w:t>
        </w:r>
      </w:ins>
    </w:p>
    <w:p w14:paraId="0AEEEB1F" w14:textId="77777777" w:rsidR="0069275B" w:rsidRDefault="0069275B">
      <w:pPr>
        <w:numPr>
          <w:ilvl w:val="0"/>
          <w:numId w:val="4"/>
          <w:ins w:id="1508" w:author="Tom Stephens" w:date="2011-12-20T14:53:00Z"/>
        </w:numPr>
        <w:rPr>
          <w:ins w:id="1509" w:author="Tom Stephens" w:date="2011-12-20T14:53:00Z"/>
        </w:rPr>
      </w:pPr>
      <w:ins w:id="1510" w:author="Tom Stephens" w:date="2011-12-20T14:53:00Z">
        <w:r>
          <w:t>completed - The date and time the query was completed</w:t>
        </w:r>
      </w:ins>
    </w:p>
    <w:p w14:paraId="0ABEBB0A" w14:textId="77777777" w:rsidR="0069275B" w:rsidRDefault="0069275B">
      <w:pPr>
        <w:numPr>
          <w:ilvl w:val="0"/>
          <w:numId w:val="4"/>
          <w:ins w:id="1511" w:author="Tom Stephens" w:date="2011-12-20T14:53:00Z"/>
        </w:numPr>
        <w:rPr>
          <w:ins w:id="1512" w:author="Tom Stephens" w:date="2011-12-20T14:53:00Z"/>
        </w:rPr>
      </w:pPr>
      <w:ins w:id="1513" w:author="Tom Stephens" w:date="2011-12-20T14:53:00Z">
        <w:r>
          <w:t>email - the e-mail address to send completion notifications to</w:t>
        </w:r>
      </w:ins>
    </w:p>
    <w:p w14:paraId="521A19A4" w14:textId="77777777" w:rsidR="0069275B" w:rsidRDefault="0069275B">
      <w:pPr>
        <w:numPr>
          <w:ilvl w:val="0"/>
          <w:numId w:val="4"/>
          <w:ins w:id="1514" w:author="Tom Stephens" w:date="2011-12-20T14:54:00Z"/>
        </w:numPr>
        <w:rPr>
          <w:ins w:id="1515" w:author="Tom Stephens" w:date="2011-12-20T14:54:00Z"/>
        </w:rPr>
      </w:pPr>
      <w:ins w:id="1516" w:author="Tom Stephens" w:date="2011-12-20T14:54:00Z">
        <w:r>
          <w:t xml:space="preserve">photon - Flag for </w:t>
        </w:r>
        <w:proofErr w:type="gramStart"/>
        <w:r>
          <w:t>whether or not</w:t>
        </w:r>
        <w:proofErr w:type="gramEnd"/>
        <w:r>
          <w:t xml:space="preserve"> the query should go to the photon server</w:t>
        </w:r>
      </w:ins>
    </w:p>
    <w:p w14:paraId="4E568C75" w14:textId="77777777" w:rsidR="0069275B" w:rsidRDefault="0069275B">
      <w:pPr>
        <w:numPr>
          <w:ilvl w:val="0"/>
          <w:numId w:val="4"/>
          <w:ins w:id="1517" w:author="Tom Stephens" w:date="2011-12-20T14:54:00Z"/>
        </w:numPr>
        <w:rPr>
          <w:ins w:id="1518" w:author="Tom Stephens" w:date="2011-12-20T14:54:00Z"/>
        </w:rPr>
      </w:pPr>
      <w:ins w:id="1519" w:author="Tom Stephens" w:date="2011-12-20T14:54:00Z">
        <w:r>
          <w:t xml:space="preserve">event - Flag for </w:t>
        </w:r>
        <w:proofErr w:type="gramStart"/>
        <w:r>
          <w:t>whether or not</w:t>
        </w:r>
        <w:proofErr w:type="gramEnd"/>
        <w:r>
          <w:t xml:space="preserve"> the query should go to the event server</w:t>
        </w:r>
      </w:ins>
    </w:p>
    <w:p w14:paraId="69574336" w14:textId="77777777" w:rsidR="0069275B" w:rsidRDefault="0069275B">
      <w:pPr>
        <w:numPr>
          <w:ilvl w:val="0"/>
          <w:numId w:val="4"/>
          <w:ins w:id="1520" w:author="Tom Stephens" w:date="2011-12-20T14:54:00Z"/>
        </w:numPr>
      </w:pPr>
      <w:ins w:id="1521" w:author="Tom Stephens" w:date="2011-12-20T14:54:00Z">
        <w:r>
          <w:t xml:space="preserve">spacecraft - Flag for </w:t>
        </w:r>
        <w:proofErr w:type="gramStart"/>
        <w:r>
          <w:t>whether or not</w:t>
        </w:r>
        <w:proofErr w:type="gramEnd"/>
        <w:r>
          <w:t xml:space="preserve"> the query should go to the spacecraft server</w:t>
        </w:r>
      </w:ins>
    </w:p>
    <w:p w14:paraId="53BA5F3C" w14:textId="77777777" w:rsidR="00F42727" w:rsidRDefault="00F42727">
      <w:pPr>
        <w:numPr>
          <w:ilvl w:val="0"/>
          <w:numId w:val="4"/>
          <w:numberingChange w:id="1522" w:author="Tom Stephens" w:date="2011-12-07T12:44:00Z" w:original=""/>
        </w:numPr>
      </w:pPr>
      <w:r>
        <w:t>RA – The Right Ascension of the query center</w:t>
      </w:r>
    </w:p>
    <w:p w14:paraId="2FE45ADD" w14:textId="77777777" w:rsidR="00F42727" w:rsidRDefault="00F42727">
      <w:pPr>
        <w:numPr>
          <w:ilvl w:val="0"/>
          <w:numId w:val="4"/>
          <w:numberingChange w:id="1523" w:author="Tom Stephens" w:date="2011-12-07T12:44:00Z" w:original=""/>
        </w:numPr>
      </w:pPr>
      <w:proofErr w:type="spellStart"/>
      <w:r>
        <w:t>Decl</w:t>
      </w:r>
      <w:proofErr w:type="spellEnd"/>
      <w:r>
        <w:t xml:space="preserve"> – The Declination of the query center</w:t>
      </w:r>
    </w:p>
    <w:p w14:paraId="667E907F" w14:textId="77777777" w:rsidR="00F42727" w:rsidRDefault="00F42727">
      <w:pPr>
        <w:numPr>
          <w:ilvl w:val="0"/>
          <w:numId w:val="4"/>
          <w:numberingChange w:id="1524" w:author="Tom Stephens" w:date="2011-12-07T12:44:00Z" w:original=""/>
        </w:numPr>
      </w:pPr>
      <w:r>
        <w:t>shape – The shape of the query region (currently only circle allowed)</w:t>
      </w:r>
    </w:p>
    <w:p w14:paraId="207A4B87" w14:textId="77777777" w:rsidR="00F42727" w:rsidRDefault="00F42727">
      <w:pPr>
        <w:numPr>
          <w:ilvl w:val="0"/>
          <w:numId w:val="4"/>
          <w:numberingChange w:id="1525" w:author="Tom Stephens" w:date="2011-12-07T12:44:00Z" w:original=""/>
        </w:numPr>
      </w:pPr>
      <w:r>
        <w:t>r1 – The radius of the circular region (also the RA range for box searches)</w:t>
      </w:r>
    </w:p>
    <w:p w14:paraId="0EB04965" w14:textId="77777777" w:rsidR="00F42727" w:rsidRDefault="00F42727">
      <w:pPr>
        <w:numPr>
          <w:ilvl w:val="0"/>
          <w:numId w:val="4"/>
          <w:numberingChange w:id="1526" w:author="Tom Stephens" w:date="2011-12-07T12:44:00Z" w:original=""/>
        </w:numPr>
      </w:pPr>
      <w:r>
        <w:t>r2 – The Dec range for box searches</w:t>
      </w:r>
    </w:p>
    <w:p w14:paraId="1BFC68E2" w14:textId="77777777" w:rsidR="00F42727" w:rsidRDefault="00F42727">
      <w:pPr>
        <w:numPr>
          <w:ilvl w:val="0"/>
          <w:numId w:val="4"/>
          <w:numberingChange w:id="1527" w:author="Tom Stephens" w:date="2011-12-07T12:44:00Z" w:original=""/>
        </w:numPr>
      </w:pPr>
      <w:r>
        <w:t>angle – The rotation angle for box searches</w:t>
      </w:r>
    </w:p>
    <w:p w14:paraId="3D505AA0" w14:textId="77777777" w:rsidR="00F42727" w:rsidRDefault="00F42727">
      <w:pPr>
        <w:numPr>
          <w:ilvl w:val="0"/>
          <w:numId w:val="4"/>
          <w:numberingChange w:id="1528" w:author="Tom Stephens" w:date="2011-12-07T12:44:00Z" w:original=""/>
        </w:numPr>
      </w:pPr>
      <w:proofErr w:type="spellStart"/>
      <w:r>
        <w:t>tStart</w:t>
      </w:r>
      <w:proofErr w:type="spellEnd"/>
      <w:r>
        <w:t xml:space="preserve"> – The start time for the search</w:t>
      </w:r>
    </w:p>
    <w:p w14:paraId="4EB192A0" w14:textId="77777777" w:rsidR="00F42727" w:rsidRDefault="00F42727">
      <w:pPr>
        <w:numPr>
          <w:ilvl w:val="0"/>
          <w:numId w:val="4"/>
          <w:numberingChange w:id="1529" w:author="Tom Stephens" w:date="2011-12-07T12:44:00Z" w:original=""/>
        </w:numPr>
      </w:pPr>
      <w:proofErr w:type="spellStart"/>
      <w:r>
        <w:t>tStop</w:t>
      </w:r>
      <w:proofErr w:type="spellEnd"/>
      <w:r>
        <w:t xml:space="preserve"> – The end time for the search</w:t>
      </w:r>
    </w:p>
    <w:p w14:paraId="0D52F08D" w14:textId="77777777" w:rsidR="00F42727" w:rsidRDefault="00F42727">
      <w:pPr>
        <w:numPr>
          <w:ilvl w:val="0"/>
          <w:numId w:val="4"/>
          <w:numberingChange w:id="1530" w:author="Tom Stephens" w:date="2011-12-07T12:44:00Z" w:original=""/>
        </w:numPr>
      </w:pPr>
      <w:proofErr w:type="spellStart"/>
      <w:r>
        <w:t>eMin</w:t>
      </w:r>
      <w:proofErr w:type="spellEnd"/>
      <w:r>
        <w:t xml:space="preserve"> – The lower energy limit for the search</w:t>
      </w:r>
    </w:p>
    <w:p w14:paraId="41E2FE54" w14:textId="77777777" w:rsidR="00F42727" w:rsidRDefault="00F42727">
      <w:pPr>
        <w:numPr>
          <w:ilvl w:val="0"/>
          <w:numId w:val="4"/>
          <w:numberingChange w:id="1531" w:author="Tom Stephens" w:date="2011-12-07T12:44:00Z" w:original=""/>
        </w:numPr>
      </w:pPr>
      <w:proofErr w:type="spellStart"/>
      <w:r>
        <w:lastRenderedPageBreak/>
        <w:t>eMax</w:t>
      </w:r>
      <w:proofErr w:type="spellEnd"/>
      <w:r>
        <w:t xml:space="preserve"> – The upper energy limit for the search</w:t>
      </w:r>
    </w:p>
    <w:p w14:paraId="3C43C3B1" w14:textId="77777777" w:rsidR="00F42727" w:rsidRDefault="00F42727">
      <w:pPr>
        <w:numPr>
          <w:ilvl w:val="0"/>
          <w:numId w:val="4"/>
          <w:numberingChange w:id="1532" w:author="Tom Stephens" w:date="2011-12-07T12:44:00Z" w:original=""/>
        </w:numPr>
      </w:pPr>
      <w:r>
        <w:t>comment – Comment field</w:t>
      </w:r>
    </w:p>
    <w:p w14:paraId="0EB73BB7" w14:textId="77777777" w:rsidR="0069275B" w:rsidRDefault="0069275B">
      <w:pPr>
        <w:numPr>
          <w:ilvl w:val="0"/>
          <w:numId w:val="4"/>
          <w:ins w:id="1533" w:author="Tom Stephens" w:date="2011-12-20T14:55:00Z"/>
        </w:numPr>
        <w:rPr>
          <w:ins w:id="1534" w:author="Tom Stephens" w:date="2011-12-20T14:55:00Z"/>
        </w:rPr>
      </w:pPr>
      <w:ins w:id="1535" w:author="Tom Stephens" w:date="2011-12-20T14:55:00Z">
        <w:r>
          <w:t xml:space="preserve">notified - Flag for </w:t>
        </w:r>
        <w:proofErr w:type="gramStart"/>
        <w:r>
          <w:t>whether or not</w:t>
        </w:r>
        <w:proofErr w:type="gramEnd"/>
        <w:r>
          <w:t xml:space="preserve"> a message has been sent to the specified email address if there is one.</w:t>
        </w:r>
      </w:ins>
    </w:p>
    <w:p w14:paraId="267A89DD" w14:textId="77777777" w:rsidR="00F42727" w:rsidRDefault="00F42727"/>
    <w:tbl>
      <w:tblPr>
        <w:tblW w:w="10297" w:type="dxa"/>
        <w:tblLayout w:type="fixed"/>
        <w:tblLook w:val="0000" w:firstRow="0" w:lastRow="0" w:firstColumn="0" w:lastColumn="0" w:noHBand="0" w:noVBand="0"/>
      </w:tblPr>
      <w:tblGrid>
        <w:gridCol w:w="2736"/>
        <w:gridCol w:w="1980"/>
        <w:gridCol w:w="720"/>
        <w:gridCol w:w="720"/>
        <w:gridCol w:w="1800"/>
        <w:gridCol w:w="2341"/>
        <w:tblGridChange w:id="1536">
          <w:tblGrid>
            <w:gridCol w:w="2736"/>
            <w:gridCol w:w="1980"/>
            <w:gridCol w:w="720"/>
            <w:gridCol w:w="720"/>
            <w:gridCol w:w="1800"/>
            <w:gridCol w:w="2341"/>
          </w:tblGrid>
        </w:tblGridChange>
      </w:tblGrid>
      <w:tr w:rsidR="00F42727" w14:paraId="1B7193BC" w14:textId="77777777" w:rsidTr="0069275B">
        <w:trPr>
          <w:trHeight w:val="285"/>
        </w:trPr>
        <w:tc>
          <w:tcPr>
            <w:tcW w:w="2736" w:type="dxa"/>
            <w:vMerge w:val="restart"/>
            <w:tcBorders>
              <w:top w:val="single" w:sz="8" w:space="0" w:color="008000"/>
              <w:bottom w:val="single" w:sz="4" w:space="0" w:color="008000"/>
            </w:tcBorders>
          </w:tcPr>
          <w:p w14:paraId="4607A778" w14:textId="77777777" w:rsidR="00F42727" w:rsidRDefault="00F42727">
            <w:pPr>
              <w:pStyle w:val="TableHeading"/>
              <w:snapToGrid w:val="0"/>
            </w:pPr>
            <w:r>
              <w:t>Field</w:t>
            </w:r>
          </w:p>
        </w:tc>
        <w:tc>
          <w:tcPr>
            <w:tcW w:w="1980" w:type="dxa"/>
            <w:vMerge w:val="restart"/>
            <w:tcBorders>
              <w:top w:val="single" w:sz="8" w:space="0" w:color="008000"/>
              <w:bottom w:val="single" w:sz="4" w:space="0" w:color="008000"/>
            </w:tcBorders>
          </w:tcPr>
          <w:p w14:paraId="2EB08BAC" w14:textId="77777777" w:rsidR="00F42727" w:rsidRDefault="00F42727">
            <w:pPr>
              <w:pStyle w:val="TableHeading"/>
              <w:snapToGrid w:val="0"/>
            </w:pPr>
            <w:r>
              <w:t>Type</w:t>
            </w:r>
          </w:p>
        </w:tc>
        <w:tc>
          <w:tcPr>
            <w:tcW w:w="720" w:type="dxa"/>
            <w:vMerge w:val="restart"/>
            <w:tcBorders>
              <w:top w:val="single" w:sz="8" w:space="0" w:color="008000"/>
              <w:bottom w:val="single" w:sz="4" w:space="0" w:color="008000"/>
            </w:tcBorders>
          </w:tcPr>
          <w:p w14:paraId="45EB2099"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
          <w:p w14:paraId="684E62A0" w14:textId="77777777" w:rsidR="00F42727" w:rsidRDefault="00F42727">
            <w:pPr>
              <w:pStyle w:val="TableHeading"/>
              <w:snapToGrid w:val="0"/>
            </w:pPr>
            <w:r>
              <w:t>Key</w:t>
            </w:r>
          </w:p>
        </w:tc>
        <w:tc>
          <w:tcPr>
            <w:tcW w:w="1800" w:type="dxa"/>
            <w:vMerge w:val="restart"/>
            <w:tcBorders>
              <w:top w:val="single" w:sz="8" w:space="0" w:color="008000"/>
              <w:bottom w:val="single" w:sz="4" w:space="0" w:color="008000"/>
            </w:tcBorders>
          </w:tcPr>
          <w:p w14:paraId="222A742F"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
          <w:p w14:paraId="51B803AB" w14:textId="77777777" w:rsidR="00F42727" w:rsidRDefault="00F42727">
            <w:pPr>
              <w:pStyle w:val="TableHeading"/>
              <w:snapToGrid w:val="0"/>
              <w:rPr>
                <w:rFonts w:ascii="Courier" w:hAnsi="Courier"/>
              </w:rPr>
            </w:pPr>
            <w:r>
              <w:t>Extra</w:t>
            </w:r>
          </w:p>
        </w:tc>
      </w:tr>
      <w:tr w:rsidR="0069275B" w14:paraId="6D82A87A" w14:textId="77777777" w:rsidTr="0069275B">
        <w:trPr>
          <w:trHeight w:val="272"/>
          <w:ins w:id="1537" w:author="Tom Stephens" w:date="2011-12-20T14:57:00Z"/>
        </w:trPr>
        <w:tc>
          <w:tcPr>
            <w:tcW w:w="2736" w:type="dxa"/>
          </w:tcPr>
          <w:p w14:paraId="6F3D5A40" w14:textId="77777777" w:rsidR="0069275B" w:rsidDel="0069275B" w:rsidRDefault="0069275B">
            <w:pPr>
              <w:snapToGrid w:val="0"/>
              <w:rPr>
                <w:ins w:id="1538" w:author="Tom Stephens" w:date="2011-12-20T14:57:00Z"/>
                <w:rFonts w:ascii="Courier" w:hAnsi="Courier"/>
              </w:rPr>
            </w:pPr>
            <w:ins w:id="1539" w:author="Tom Stephens" w:date="2011-12-20T14:57:00Z">
              <w:r>
                <w:rPr>
                  <w:rFonts w:ascii="Courier" w:hAnsi="Courier"/>
                </w:rPr>
                <w:t>ID</w:t>
              </w:r>
            </w:ins>
          </w:p>
        </w:tc>
        <w:tc>
          <w:tcPr>
            <w:tcW w:w="1980" w:type="dxa"/>
          </w:tcPr>
          <w:p w14:paraId="1FBC49FB" w14:textId="77777777" w:rsidR="0069275B" w:rsidRDefault="0069275B">
            <w:pPr>
              <w:snapToGrid w:val="0"/>
              <w:rPr>
                <w:ins w:id="1540" w:author="Tom Stephens" w:date="2011-12-20T14:57:00Z"/>
                <w:rFonts w:ascii="Courier" w:hAnsi="Courier"/>
              </w:rPr>
            </w:pPr>
            <w:proofErr w:type="gramStart"/>
            <w:ins w:id="1541" w:author="Tom Stephens" w:date="2011-12-20T14:57:00Z">
              <w:r>
                <w:rPr>
                  <w:rFonts w:ascii="Courier" w:hAnsi="Courier"/>
                </w:rPr>
                <w:t>int(</w:t>
              </w:r>
              <w:proofErr w:type="gramEnd"/>
              <w:r>
                <w:rPr>
                  <w:rFonts w:ascii="Courier" w:hAnsi="Courier"/>
                </w:rPr>
                <w:t>11)</w:t>
              </w:r>
            </w:ins>
          </w:p>
        </w:tc>
        <w:tc>
          <w:tcPr>
            <w:tcW w:w="720" w:type="dxa"/>
          </w:tcPr>
          <w:p w14:paraId="156ED80F" w14:textId="77777777" w:rsidR="0069275B" w:rsidRDefault="0069275B">
            <w:pPr>
              <w:snapToGrid w:val="0"/>
              <w:rPr>
                <w:ins w:id="1542" w:author="Tom Stephens" w:date="2011-12-20T14:57:00Z"/>
                <w:rFonts w:ascii="Courier" w:hAnsi="Courier"/>
              </w:rPr>
            </w:pPr>
            <w:ins w:id="1543" w:author="Tom Stephens" w:date="2011-12-20T14:57:00Z">
              <w:r>
                <w:rPr>
                  <w:rFonts w:ascii="Courier" w:hAnsi="Courier"/>
                </w:rPr>
                <w:t>NO</w:t>
              </w:r>
            </w:ins>
          </w:p>
        </w:tc>
        <w:tc>
          <w:tcPr>
            <w:tcW w:w="720" w:type="dxa"/>
          </w:tcPr>
          <w:p w14:paraId="586381ED" w14:textId="77777777" w:rsidR="0069275B" w:rsidRDefault="0069275B">
            <w:pPr>
              <w:snapToGrid w:val="0"/>
              <w:rPr>
                <w:ins w:id="1544" w:author="Tom Stephens" w:date="2011-12-20T14:57:00Z"/>
                <w:rFonts w:ascii="Courier" w:hAnsi="Courier"/>
              </w:rPr>
            </w:pPr>
            <w:ins w:id="1545" w:author="Tom Stephens" w:date="2011-12-20T14:57:00Z">
              <w:r>
                <w:rPr>
                  <w:rFonts w:ascii="Courier" w:hAnsi="Courier"/>
                </w:rPr>
                <w:t>PRI</w:t>
              </w:r>
            </w:ins>
          </w:p>
        </w:tc>
        <w:tc>
          <w:tcPr>
            <w:tcW w:w="1800" w:type="dxa"/>
          </w:tcPr>
          <w:p w14:paraId="7C7C5010" w14:textId="77777777" w:rsidR="0069275B" w:rsidRDefault="0069275B">
            <w:pPr>
              <w:snapToGrid w:val="0"/>
              <w:rPr>
                <w:ins w:id="1546" w:author="Tom Stephens" w:date="2011-12-20T14:57:00Z"/>
                <w:rFonts w:ascii="Courier" w:hAnsi="Courier"/>
              </w:rPr>
            </w:pPr>
            <w:ins w:id="1547" w:author="Tom Stephens" w:date="2011-12-20T14:57:00Z">
              <w:r>
                <w:rPr>
                  <w:rFonts w:ascii="Courier" w:hAnsi="Courier"/>
                </w:rPr>
                <w:t>NULL</w:t>
              </w:r>
            </w:ins>
          </w:p>
        </w:tc>
        <w:tc>
          <w:tcPr>
            <w:tcW w:w="2341" w:type="dxa"/>
          </w:tcPr>
          <w:p w14:paraId="48187664" w14:textId="77777777" w:rsidR="0069275B" w:rsidRDefault="0069275B">
            <w:pPr>
              <w:snapToGrid w:val="0"/>
              <w:rPr>
                <w:ins w:id="1548" w:author="Tom Stephens" w:date="2011-12-20T14:57:00Z"/>
                <w:rFonts w:ascii="Courier" w:hAnsi="Courier"/>
              </w:rPr>
            </w:pPr>
            <w:proofErr w:type="spellStart"/>
            <w:ins w:id="1549" w:author="Tom Stephens" w:date="2011-12-20T14:57:00Z">
              <w:r>
                <w:rPr>
                  <w:rFonts w:ascii="Courier" w:hAnsi="Courier"/>
                </w:rPr>
                <w:t>auto_increment</w:t>
              </w:r>
              <w:proofErr w:type="spellEnd"/>
            </w:ins>
          </w:p>
        </w:tc>
      </w:tr>
      <w:tr w:rsidR="00F42727" w14:paraId="77015FBD" w14:textId="77777777" w:rsidTr="0069275B">
        <w:trPr>
          <w:trHeight w:val="272"/>
        </w:trPr>
        <w:tc>
          <w:tcPr>
            <w:tcW w:w="2736" w:type="dxa"/>
            <w:vMerge w:val="restart"/>
          </w:tcPr>
          <w:p w14:paraId="48863B78" w14:textId="77777777" w:rsidR="00F42727" w:rsidRDefault="00F42727">
            <w:pPr>
              <w:snapToGrid w:val="0"/>
              <w:rPr>
                <w:rFonts w:ascii="Courier" w:hAnsi="Courier"/>
              </w:rPr>
            </w:pPr>
            <w:del w:id="1550" w:author="Tom Stephens" w:date="2011-12-20T14:57:00Z">
              <w:r w:rsidDel="0069275B">
                <w:rPr>
                  <w:rFonts w:ascii="Courier" w:hAnsi="Courier"/>
                </w:rPr>
                <w:delText>id</w:delText>
              </w:r>
            </w:del>
            <w:proofErr w:type="spellStart"/>
            <w:ins w:id="1551" w:author="Tom Stephens" w:date="2011-12-20T14:57:00Z">
              <w:r w:rsidR="0069275B">
                <w:rPr>
                  <w:rFonts w:ascii="Courier" w:hAnsi="Courier"/>
                </w:rPr>
                <w:t>queryID</w:t>
              </w:r>
            </w:ins>
            <w:proofErr w:type="spellEnd"/>
          </w:p>
        </w:tc>
        <w:tc>
          <w:tcPr>
            <w:tcW w:w="1980" w:type="dxa"/>
            <w:vMerge w:val="restart"/>
          </w:tcPr>
          <w:p w14:paraId="60A43AD7"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40)</w:t>
            </w:r>
          </w:p>
        </w:tc>
        <w:tc>
          <w:tcPr>
            <w:tcW w:w="720" w:type="dxa"/>
            <w:vMerge w:val="restart"/>
          </w:tcPr>
          <w:p w14:paraId="1772388D" w14:textId="77777777" w:rsidR="00F42727" w:rsidRDefault="0069275B">
            <w:pPr>
              <w:snapToGrid w:val="0"/>
              <w:rPr>
                <w:rFonts w:ascii="Courier" w:hAnsi="Courier"/>
              </w:rPr>
            </w:pPr>
            <w:ins w:id="1552" w:author="Tom Stephens" w:date="2011-12-20T14:57:00Z">
              <w:r>
                <w:rPr>
                  <w:rFonts w:ascii="Courier" w:hAnsi="Courier"/>
                </w:rPr>
                <w:t>NO</w:t>
              </w:r>
            </w:ins>
          </w:p>
        </w:tc>
        <w:tc>
          <w:tcPr>
            <w:tcW w:w="720" w:type="dxa"/>
            <w:vMerge w:val="restart"/>
          </w:tcPr>
          <w:p w14:paraId="13F04906" w14:textId="77777777" w:rsidR="00F42727" w:rsidRDefault="00F42727">
            <w:pPr>
              <w:snapToGrid w:val="0"/>
              <w:rPr>
                <w:rFonts w:ascii="Courier" w:hAnsi="Courier"/>
              </w:rPr>
            </w:pPr>
            <w:del w:id="1553" w:author="Tom Stephens" w:date="2011-12-20T14:57:00Z">
              <w:r w:rsidDel="0069275B">
                <w:rPr>
                  <w:rFonts w:ascii="Courier" w:hAnsi="Courier"/>
                </w:rPr>
                <w:delText>PRI</w:delText>
              </w:r>
            </w:del>
            <w:ins w:id="1554" w:author="Tom Stephens" w:date="2011-12-20T14:57:00Z">
              <w:r w:rsidR="0069275B">
                <w:rPr>
                  <w:rFonts w:ascii="Courier" w:hAnsi="Courier"/>
                </w:rPr>
                <w:t>MUL</w:t>
              </w:r>
            </w:ins>
          </w:p>
        </w:tc>
        <w:tc>
          <w:tcPr>
            <w:tcW w:w="1800" w:type="dxa"/>
            <w:vMerge w:val="restart"/>
          </w:tcPr>
          <w:p w14:paraId="042E2FD1" w14:textId="77777777" w:rsidR="00F42727" w:rsidRDefault="00F42727">
            <w:pPr>
              <w:snapToGrid w:val="0"/>
              <w:rPr>
                <w:rFonts w:ascii="Courier" w:hAnsi="Courier"/>
              </w:rPr>
            </w:pPr>
          </w:p>
        </w:tc>
        <w:tc>
          <w:tcPr>
            <w:tcW w:w="2341" w:type="dxa"/>
            <w:vMerge w:val="restart"/>
          </w:tcPr>
          <w:p w14:paraId="7AED2716" w14:textId="77777777" w:rsidR="00F42727" w:rsidRDefault="00F42727">
            <w:pPr>
              <w:snapToGrid w:val="0"/>
              <w:rPr>
                <w:rFonts w:ascii="Courier" w:hAnsi="Courier"/>
              </w:rPr>
            </w:pPr>
          </w:p>
        </w:tc>
      </w:tr>
      <w:tr w:rsidR="0069275B" w14:paraId="2AD55933" w14:textId="77777777" w:rsidTr="0069275B">
        <w:trPr>
          <w:trHeight w:val="272"/>
          <w:ins w:id="1555" w:author="Tom Stephens" w:date="2011-12-20T14:57:00Z"/>
        </w:trPr>
        <w:tc>
          <w:tcPr>
            <w:tcW w:w="2736" w:type="dxa"/>
          </w:tcPr>
          <w:p w14:paraId="0AC2D378" w14:textId="77777777" w:rsidR="0069275B" w:rsidRDefault="0069275B">
            <w:pPr>
              <w:snapToGrid w:val="0"/>
              <w:rPr>
                <w:ins w:id="1556" w:author="Tom Stephens" w:date="2011-12-20T14:57:00Z"/>
                <w:rFonts w:ascii="Courier" w:hAnsi="Courier"/>
              </w:rPr>
            </w:pPr>
            <w:ins w:id="1557" w:author="Tom Stephens" w:date="2011-12-20T14:58:00Z">
              <w:r>
                <w:rPr>
                  <w:rFonts w:ascii="Courier" w:hAnsi="Courier"/>
                </w:rPr>
                <w:t>source</w:t>
              </w:r>
            </w:ins>
          </w:p>
        </w:tc>
        <w:tc>
          <w:tcPr>
            <w:tcW w:w="1980" w:type="dxa"/>
          </w:tcPr>
          <w:p w14:paraId="6F37552B" w14:textId="77777777" w:rsidR="0069275B" w:rsidRDefault="0069275B">
            <w:pPr>
              <w:snapToGrid w:val="0"/>
              <w:rPr>
                <w:ins w:id="1558" w:author="Tom Stephens" w:date="2011-12-20T14:57:00Z"/>
                <w:rFonts w:ascii="Courier" w:hAnsi="Courier"/>
              </w:rPr>
            </w:pPr>
            <w:proofErr w:type="gramStart"/>
            <w:ins w:id="1559" w:author="Tom Stephens" w:date="2011-12-20T14:58:00Z">
              <w:r>
                <w:rPr>
                  <w:rFonts w:ascii="Courier" w:hAnsi="Courier"/>
                </w:rPr>
                <w:t>varchar(</w:t>
              </w:r>
              <w:proofErr w:type="gramEnd"/>
              <w:r>
                <w:rPr>
                  <w:rFonts w:ascii="Courier" w:hAnsi="Courier"/>
                </w:rPr>
                <w:t>40)</w:t>
              </w:r>
            </w:ins>
          </w:p>
        </w:tc>
        <w:tc>
          <w:tcPr>
            <w:tcW w:w="720" w:type="dxa"/>
          </w:tcPr>
          <w:p w14:paraId="38CB43C3" w14:textId="77777777" w:rsidR="0069275B" w:rsidRDefault="0069275B">
            <w:pPr>
              <w:snapToGrid w:val="0"/>
              <w:rPr>
                <w:ins w:id="1560" w:author="Tom Stephens" w:date="2011-12-20T14:57:00Z"/>
                <w:rFonts w:ascii="Courier" w:hAnsi="Courier"/>
              </w:rPr>
            </w:pPr>
            <w:ins w:id="1561" w:author="Tom Stephens" w:date="2011-12-20T14:58:00Z">
              <w:r>
                <w:rPr>
                  <w:rFonts w:ascii="Courier" w:hAnsi="Courier"/>
                </w:rPr>
                <w:t>YES</w:t>
              </w:r>
            </w:ins>
          </w:p>
        </w:tc>
        <w:tc>
          <w:tcPr>
            <w:tcW w:w="720" w:type="dxa"/>
          </w:tcPr>
          <w:p w14:paraId="68F37477" w14:textId="77777777" w:rsidR="0069275B" w:rsidRDefault="0069275B">
            <w:pPr>
              <w:snapToGrid w:val="0"/>
              <w:rPr>
                <w:ins w:id="1562" w:author="Tom Stephens" w:date="2011-12-20T14:57:00Z"/>
                <w:rFonts w:ascii="Courier" w:hAnsi="Courier"/>
              </w:rPr>
            </w:pPr>
          </w:p>
        </w:tc>
        <w:tc>
          <w:tcPr>
            <w:tcW w:w="1800" w:type="dxa"/>
          </w:tcPr>
          <w:p w14:paraId="5EC7F742" w14:textId="77777777" w:rsidR="0069275B" w:rsidRDefault="0069275B">
            <w:pPr>
              <w:snapToGrid w:val="0"/>
              <w:rPr>
                <w:ins w:id="1563" w:author="Tom Stephens" w:date="2011-12-20T14:57:00Z"/>
                <w:rFonts w:ascii="Courier" w:hAnsi="Courier"/>
              </w:rPr>
            </w:pPr>
            <w:ins w:id="1564" w:author="Tom Stephens" w:date="2011-12-20T14:58:00Z">
              <w:r>
                <w:rPr>
                  <w:rFonts w:ascii="Courier" w:hAnsi="Courier"/>
                </w:rPr>
                <w:t>NULL</w:t>
              </w:r>
            </w:ins>
          </w:p>
        </w:tc>
        <w:tc>
          <w:tcPr>
            <w:tcW w:w="2341" w:type="dxa"/>
          </w:tcPr>
          <w:p w14:paraId="38658CBF" w14:textId="77777777" w:rsidR="0069275B" w:rsidRDefault="0069275B">
            <w:pPr>
              <w:snapToGrid w:val="0"/>
              <w:rPr>
                <w:ins w:id="1565" w:author="Tom Stephens" w:date="2011-12-20T14:57:00Z"/>
                <w:rFonts w:ascii="Courier" w:hAnsi="Courier"/>
              </w:rPr>
            </w:pPr>
          </w:p>
        </w:tc>
      </w:tr>
      <w:tr w:rsidR="0069275B" w14:paraId="23FBE98E" w14:textId="77777777" w:rsidTr="0069275B">
        <w:trPr>
          <w:trHeight w:val="272"/>
          <w:ins w:id="1566" w:author="Tom Stephens" w:date="2011-12-20T14:57:00Z"/>
        </w:trPr>
        <w:tc>
          <w:tcPr>
            <w:tcW w:w="2736" w:type="dxa"/>
          </w:tcPr>
          <w:p w14:paraId="55CBBCE3" w14:textId="77777777" w:rsidR="0069275B" w:rsidRDefault="0069275B">
            <w:pPr>
              <w:snapToGrid w:val="0"/>
              <w:rPr>
                <w:ins w:id="1567" w:author="Tom Stephens" w:date="2011-12-20T14:57:00Z"/>
                <w:rFonts w:ascii="Courier" w:hAnsi="Courier"/>
              </w:rPr>
            </w:pPr>
            <w:ins w:id="1568" w:author="Tom Stephens" w:date="2011-12-20T14:58:00Z">
              <w:r>
                <w:rPr>
                  <w:rFonts w:ascii="Courier" w:hAnsi="Courier"/>
                </w:rPr>
                <w:t>received</w:t>
              </w:r>
            </w:ins>
          </w:p>
        </w:tc>
        <w:tc>
          <w:tcPr>
            <w:tcW w:w="1980" w:type="dxa"/>
          </w:tcPr>
          <w:p w14:paraId="041A359F" w14:textId="77777777" w:rsidR="0069275B" w:rsidRDefault="0069275B">
            <w:pPr>
              <w:snapToGrid w:val="0"/>
              <w:rPr>
                <w:ins w:id="1569" w:author="Tom Stephens" w:date="2011-12-20T14:57:00Z"/>
                <w:rFonts w:ascii="Courier" w:hAnsi="Courier"/>
              </w:rPr>
            </w:pPr>
            <w:ins w:id="1570" w:author="Tom Stephens" w:date="2011-12-20T14:58:00Z">
              <w:r>
                <w:rPr>
                  <w:rFonts w:ascii="Courier" w:hAnsi="Courier"/>
                </w:rPr>
                <w:t>datetime</w:t>
              </w:r>
            </w:ins>
          </w:p>
        </w:tc>
        <w:tc>
          <w:tcPr>
            <w:tcW w:w="720" w:type="dxa"/>
          </w:tcPr>
          <w:p w14:paraId="7C87D07A" w14:textId="77777777" w:rsidR="0069275B" w:rsidRDefault="0069275B">
            <w:pPr>
              <w:snapToGrid w:val="0"/>
              <w:rPr>
                <w:ins w:id="1571" w:author="Tom Stephens" w:date="2011-12-20T14:57:00Z"/>
                <w:rFonts w:ascii="Courier" w:hAnsi="Courier"/>
              </w:rPr>
            </w:pPr>
            <w:ins w:id="1572" w:author="Tom Stephens" w:date="2011-12-20T14:59:00Z">
              <w:r w:rsidRPr="0018233F">
                <w:rPr>
                  <w:rFonts w:ascii="Courier" w:hAnsi="Courier"/>
                </w:rPr>
                <w:t>YES</w:t>
              </w:r>
            </w:ins>
          </w:p>
        </w:tc>
        <w:tc>
          <w:tcPr>
            <w:tcW w:w="720" w:type="dxa"/>
          </w:tcPr>
          <w:p w14:paraId="0155CF9C" w14:textId="77777777" w:rsidR="0069275B" w:rsidRDefault="0069275B">
            <w:pPr>
              <w:snapToGrid w:val="0"/>
              <w:rPr>
                <w:ins w:id="1573" w:author="Tom Stephens" w:date="2011-12-20T14:57:00Z"/>
                <w:rFonts w:ascii="Courier" w:hAnsi="Courier"/>
              </w:rPr>
            </w:pPr>
          </w:p>
        </w:tc>
        <w:tc>
          <w:tcPr>
            <w:tcW w:w="1800" w:type="dxa"/>
          </w:tcPr>
          <w:p w14:paraId="540A4DBE" w14:textId="77777777" w:rsidR="0069275B" w:rsidRDefault="0069275B">
            <w:pPr>
              <w:snapToGrid w:val="0"/>
              <w:rPr>
                <w:ins w:id="1574" w:author="Tom Stephens" w:date="2011-12-20T14:57:00Z"/>
                <w:rFonts w:ascii="Courier" w:hAnsi="Courier"/>
              </w:rPr>
            </w:pPr>
            <w:ins w:id="1575" w:author="Tom Stephens" w:date="2011-12-20T14:59:00Z">
              <w:r w:rsidRPr="00CA6FB8">
                <w:rPr>
                  <w:rFonts w:ascii="Courier" w:hAnsi="Courier"/>
                </w:rPr>
                <w:t>NULL</w:t>
              </w:r>
            </w:ins>
          </w:p>
        </w:tc>
        <w:tc>
          <w:tcPr>
            <w:tcW w:w="2341" w:type="dxa"/>
          </w:tcPr>
          <w:p w14:paraId="2A554319" w14:textId="77777777" w:rsidR="0069275B" w:rsidRDefault="0069275B">
            <w:pPr>
              <w:snapToGrid w:val="0"/>
              <w:rPr>
                <w:ins w:id="1576" w:author="Tom Stephens" w:date="2011-12-20T14:57:00Z"/>
                <w:rFonts w:ascii="Courier" w:hAnsi="Courier"/>
              </w:rPr>
            </w:pPr>
          </w:p>
        </w:tc>
      </w:tr>
      <w:tr w:rsidR="0069275B" w14:paraId="6270454D" w14:textId="77777777" w:rsidTr="0069275B">
        <w:trPr>
          <w:trHeight w:val="272"/>
          <w:ins w:id="1577" w:author="Tom Stephens" w:date="2011-12-20T14:57:00Z"/>
        </w:trPr>
        <w:tc>
          <w:tcPr>
            <w:tcW w:w="2736" w:type="dxa"/>
          </w:tcPr>
          <w:p w14:paraId="123BAD67" w14:textId="77777777" w:rsidR="0069275B" w:rsidRDefault="0069275B">
            <w:pPr>
              <w:snapToGrid w:val="0"/>
              <w:rPr>
                <w:ins w:id="1578" w:author="Tom Stephens" w:date="2011-12-20T14:57:00Z"/>
                <w:rFonts w:ascii="Courier" w:hAnsi="Courier"/>
              </w:rPr>
            </w:pPr>
            <w:ins w:id="1579" w:author="Tom Stephens" w:date="2011-12-20T14:58:00Z">
              <w:r>
                <w:rPr>
                  <w:rFonts w:ascii="Courier" w:hAnsi="Courier"/>
                </w:rPr>
                <w:t>completed</w:t>
              </w:r>
            </w:ins>
          </w:p>
        </w:tc>
        <w:tc>
          <w:tcPr>
            <w:tcW w:w="1980" w:type="dxa"/>
          </w:tcPr>
          <w:p w14:paraId="16780078" w14:textId="77777777" w:rsidR="0069275B" w:rsidRDefault="0069275B">
            <w:pPr>
              <w:snapToGrid w:val="0"/>
              <w:rPr>
                <w:ins w:id="1580" w:author="Tom Stephens" w:date="2011-12-20T14:57:00Z"/>
                <w:rFonts w:ascii="Courier" w:hAnsi="Courier"/>
              </w:rPr>
            </w:pPr>
            <w:ins w:id="1581" w:author="Tom Stephens" w:date="2011-12-20T14:58:00Z">
              <w:r>
                <w:rPr>
                  <w:rFonts w:ascii="Courier" w:hAnsi="Courier"/>
                </w:rPr>
                <w:t>datetime</w:t>
              </w:r>
            </w:ins>
          </w:p>
        </w:tc>
        <w:tc>
          <w:tcPr>
            <w:tcW w:w="720" w:type="dxa"/>
          </w:tcPr>
          <w:p w14:paraId="14B6A9FA" w14:textId="77777777" w:rsidR="0069275B" w:rsidRDefault="0069275B">
            <w:pPr>
              <w:snapToGrid w:val="0"/>
              <w:rPr>
                <w:ins w:id="1582" w:author="Tom Stephens" w:date="2011-12-20T14:57:00Z"/>
                <w:rFonts w:ascii="Courier" w:hAnsi="Courier"/>
              </w:rPr>
            </w:pPr>
            <w:ins w:id="1583" w:author="Tom Stephens" w:date="2011-12-20T14:59:00Z">
              <w:r w:rsidRPr="0018233F">
                <w:rPr>
                  <w:rFonts w:ascii="Courier" w:hAnsi="Courier"/>
                </w:rPr>
                <w:t>YES</w:t>
              </w:r>
            </w:ins>
          </w:p>
        </w:tc>
        <w:tc>
          <w:tcPr>
            <w:tcW w:w="720" w:type="dxa"/>
          </w:tcPr>
          <w:p w14:paraId="3EA3A001" w14:textId="77777777" w:rsidR="0069275B" w:rsidRDefault="0069275B">
            <w:pPr>
              <w:snapToGrid w:val="0"/>
              <w:rPr>
                <w:ins w:id="1584" w:author="Tom Stephens" w:date="2011-12-20T14:57:00Z"/>
                <w:rFonts w:ascii="Courier" w:hAnsi="Courier"/>
              </w:rPr>
            </w:pPr>
          </w:p>
        </w:tc>
        <w:tc>
          <w:tcPr>
            <w:tcW w:w="1800" w:type="dxa"/>
          </w:tcPr>
          <w:p w14:paraId="263E2B72" w14:textId="77777777" w:rsidR="0069275B" w:rsidRDefault="0069275B">
            <w:pPr>
              <w:snapToGrid w:val="0"/>
              <w:rPr>
                <w:ins w:id="1585" w:author="Tom Stephens" w:date="2011-12-20T14:57:00Z"/>
                <w:rFonts w:ascii="Courier" w:hAnsi="Courier"/>
              </w:rPr>
            </w:pPr>
            <w:ins w:id="1586" w:author="Tom Stephens" w:date="2011-12-20T14:59:00Z">
              <w:r w:rsidRPr="00CA6FB8">
                <w:rPr>
                  <w:rFonts w:ascii="Courier" w:hAnsi="Courier"/>
                </w:rPr>
                <w:t>NULL</w:t>
              </w:r>
            </w:ins>
          </w:p>
        </w:tc>
        <w:tc>
          <w:tcPr>
            <w:tcW w:w="2341" w:type="dxa"/>
          </w:tcPr>
          <w:p w14:paraId="3A15692A" w14:textId="77777777" w:rsidR="0069275B" w:rsidRDefault="0069275B">
            <w:pPr>
              <w:snapToGrid w:val="0"/>
              <w:rPr>
                <w:ins w:id="1587" w:author="Tom Stephens" w:date="2011-12-20T14:57:00Z"/>
                <w:rFonts w:ascii="Courier" w:hAnsi="Courier"/>
              </w:rPr>
            </w:pPr>
          </w:p>
        </w:tc>
      </w:tr>
      <w:tr w:rsidR="0069275B" w14:paraId="5D98BD60" w14:textId="77777777" w:rsidTr="0069275B">
        <w:trPr>
          <w:trHeight w:val="272"/>
          <w:ins w:id="1588" w:author="Tom Stephens" w:date="2011-12-20T14:57:00Z"/>
        </w:trPr>
        <w:tc>
          <w:tcPr>
            <w:tcW w:w="2736" w:type="dxa"/>
          </w:tcPr>
          <w:p w14:paraId="081F7B09" w14:textId="77777777" w:rsidR="0069275B" w:rsidRDefault="0069275B">
            <w:pPr>
              <w:snapToGrid w:val="0"/>
              <w:rPr>
                <w:ins w:id="1589" w:author="Tom Stephens" w:date="2011-12-20T14:57:00Z"/>
                <w:rFonts w:ascii="Courier" w:hAnsi="Courier"/>
              </w:rPr>
            </w:pPr>
            <w:ins w:id="1590" w:author="Tom Stephens" w:date="2011-12-20T14:58:00Z">
              <w:r>
                <w:rPr>
                  <w:rFonts w:ascii="Courier" w:hAnsi="Courier"/>
                </w:rPr>
                <w:t>email</w:t>
              </w:r>
            </w:ins>
          </w:p>
        </w:tc>
        <w:tc>
          <w:tcPr>
            <w:tcW w:w="1980" w:type="dxa"/>
          </w:tcPr>
          <w:p w14:paraId="3ABFB680" w14:textId="77777777" w:rsidR="0069275B" w:rsidRDefault="0069275B">
            <w:pPr>
              <w:snapToGrid w:val="0"/>
              <w:rPr>
                <w:ins w:id="1591" w:author="Tom Stephens" w:date="2011-12-20T14:57:00Z"/>
                <w:rFonts w:ascii="Courier" w:hAnsi="Courier"/>
              </w:rPr>
            </w:pPr>
            <w:proofErr w:type="gramStart"/>
            <w:ins w:id="1592" w:author="Tom Stephens" w:date="2011-12-20T14:58:00Z">
              <w:r>
                <w:rPr>
                  <w:rFonts w:ascii="Courier" w:hAnsi="Courier"/>
                </w:rPr>
                <w:t>varchar(</w:t>
              </w:r>
              <w:proofErr w:type="gramEnd"/>
              <w:r>
                <w:rPr>
                  <w:rFonts w:ascii="Courier" w:hAnsi="Courier"/>
                </w:rPr>
                <w:t>100)</w:t>
              </w:r>
            </w:ins>
          </w:p>
        </w:tc>
        <w:tc>
          <w:tcPr>
            <w:tcW w:w="720" w:type="dxa"/>
          </w:tcPr>
          <w:p w14:paraId="67C9291C" w14:textId="77777777" w:rsidR="0069275B" w:rsidRDefault="0069275B">
            <w:pPr>
              <w:snapToGrid w:val="0"/>
              <w:rPr>
                <w:ins w:id="1593" w:author="Tom Stephens" w:date="2011-12-20T14:57:00Z"/>
                <w:rFonts w:ascii="Courier" w:hAnsi="Courier"/>
              </w:rPr>
            </w:pPr>
            <w:ins w:id="1594" w:author="Tom Stephens" w:date="2011-12-20T14:59:00Z">
              <w:r w:rsidRPr="0018233F">
                <w:rPr>
                  <w:rFonts w:ascii="Courier" w:hAnsi="Courier"/>
                </w:rPr>
                <w:t>YES</w:t>
              </w:r>
            </w:ins>
          </w:p>
        </w:tc>
        <w:tc>
          <w:tcPr>
            <w:tcW w:w="720" w:type="dxa"/>
          </w:tcPr>
          <w:p w14:paraId="2B3B047E" w14:textId="77777777" w:rsidR="0069275B" w:rsidRDefault="0069275B">
            <w:pPr>
              <w:snapToGrid w:val="0"/>
              <w:rPr>
                <w:ins w:id="1595" w:author="Tom Stephens" w:date="2011-12-20T14:57:00Z"/>
                <w:rFonts w:ascii="Courier" w:hAnsi="Courier"/>
              </w:rPr>
            </w:pPr>
          </w:p>
        </w:tc>
        <w:tc>
          <w:tcPr>
            <w:tcW w:w="1800" w:type="dxa"/>
          </w:tcPr>
          <w:p w14:paraId="12283024" w14:textId="77777777" w:rsidR="0069275B" w:rsidRDefault="0069275B">
            <w:pPr>
              <w:snapToGrid w:val="0"/>
              <w:rPr>
                <w:ins w:id="1596" w:author="Tom Stephens" w:date="2011-12-20T14:57:00Z"/>
                <w:rFonts w:ascii="Courier" w:hAnsi="Courier"/>
              </w:rPr>
            </w:pPr>
            <w:ins w:id="1597" w:author="Tom Stephens" w:date="2011-12-20T14:59:00Z">
              <w:r w:rsidRPr="00CA6FB8">
                <w:rPr>
                  <w:rFonts w:ascii="Courier" w:hAnsi="Courier"/>
                </w:rPr>
                <w:t>NULL</w:t>
              </w:r>
            </w:ins>
          </w:p>
        </w:tc>
        <w:tc>
          <w:tcPr>
            <w:tcW w:w="2341" w:type="dxa"/>
          </w:tcPr>
          <w:p w14:paraId="2ACB8ACE" w14:textId="77777777" w:rsidR="0069275B" w:rsidRDefault="0069275B">
            <w:pPr>
              <w:snapToGrid w:val="0"/>
              <w:rPr>
                <w:ins w:id="1598" w:author="Tom Stephens" w:date="2011-12-20T14:57:00Z"/>
                <w:rFonts w:ascii="Courier" w:hAnsi="Courier"/>
              </w:rPr>
            </w:pPr>
          </w:p>
        </w:tc>
      </w:tr>
      <w:tr w:rsidR="0069275B" w14:paraId="198463AB" w14:textId="77777777" w:rsidTr="0069275B">
        <w:trPr>
          <w:trHeight w:val="272"/>
          <w:ins w:id="1599" w:author="Tom Stephens" w:date="2011-12-20T14:57:00Z"/>
        </w:trPr>
        <w:tc>
          <w:tcPr>
            <w:tcW w:w="2736" w:type="dxa"/>
          </w:tcPr>
          <w:p w14:paraId="47A60316" w14:textId="77777777" w:rsidR="0069275B" w:rsidRDefault="0069275B">
            <w:pPr>
              <w:snapToGrid w:val="0"/>
              <w:rPr>
                <w:ins w:id="1600" w:author="Tom Stephens" w:date="2011-12-20T14:57:00Z"/>
                <w:rFonts w:ascii="Courier" w:hAnsi="Courier"/>
              </w:rPr>
            </w:pPr>
            <w:ins w:id="1601" w:author="Tom Stephens" w:date="2011-12-20T14:58:00Z">
              <w:r>
                <w:rPr>
                  <w:rFonts w:ascii="Courier" w:hAnsi="Courier"/>
                </w:rPr>
                <w:t>photon</w:t>
              </w:r>
            </w:ins>
          </w:p>
        </w:tc>
        <w:tc>
          <w:tcPr>
            <w:tcW w:w="1980" w:type="dxa"/>
          </w:tcPr>
          <w:p w14:paraId="46D13C75" w14:textId="77777777" w:rsidR="0069275B" w:rsidRDefault="0069275B">
            <w:pPr>
              <w:snapToGrid w:val="0"/>
              <w:rPr>
                <w:ins w:id="1602" w:author="Tom Stephens" w:date="2011-12-20T14:57:00Z"/>
                <w:rFonts w:ascii="Courier" w:hAnsi="Courier"/>
              </w:rPr>
            </w:pPr>
            <w:proofErr w:type="spellStart"/>
            <w:proofErr w:type="gramStart"/>
            <w:ins w:id="1603" w:author="Tom Stephens" w:date="2011-12-20T14:58:00Z">
              <w:r>
                <w:rPr>
                  <w:rFonts w:ascii="Courier" w:hAnsi="Courier"/>
                </w:rPr>
                <w:t>tinyint</w:t>
              </w:r>
              <w:proofErr w:type="spellEnd"/>
              <w:r>
                <w:rPr>
                  <w:rFonts w:ascii="Courier" w:hAnsi="Courier"/>
                </w:rPr>
                <w:t>(</w:t>
              </w:r>
              <w:proofErr w:type="gramEnd"/>
              <w:r>
                <w:rPr>
                  <w:rFonts w:ascii="Courier" w:hAnsi="Courier"/>
                </w:rPr>
                <w:t>1)</w:t>
              </w:r>
            </w:ins>
          </w:p>
        </w:tc>
        <w:tc>
          <w:tcPr>
            <w:tcW w:w="720" w:type="dxa"/>
          </w:tcPr>
          <w:p w14:paraId="640929B2" w14:textId="77777777" w:rsidR="0069275B" w:rsidRDefault="0069275B">
            <w:pPr>
              <w:snapToGrid w:val="0"/>
              <w:rPr>
                <w:ins w:id="1604" w:author="Tom Stephens" w:date="2011-12-20T14:57:00Z"/>
                <w:rFonts w:ascii="Courier" w:hAnsi="Courier"/>
              </w:rPr>
            </w:pPr>
            <w:ins w:id="1605" w:author="Tom Stephens" w:date="2011-12-20T14:59:00Z">
              <w:r w:rsidRPr="0018233F">
                <w:rPr>
                  <w:rFonts w:ascii="Courier" w:hAnsi="Courier"/>
                </w:rPr>
                <w:t>YES</w:t>
              </w:r>
            </w:ins>
          </w:p>
        </w:tc>
        <w:tc>
          <w:tcPr>
            <w:tcW w:w="720" w:type="dxa"/>
          </w:tcPr>
          <w:p w14:paraId="4E917FA9" w14:textId="77777777" w:rsidR="0069275B" w:rsidRDefault="0069275B">
            <w:pPr>
              <w:snapToGrid w:val="0"/>
              <w:rPr>
                <w:ins w:id="1606" w:author="Tom Stephens" w:date="2011-12-20T14:57:00Z"/>
                <w:rFonts w:ascii="Courier" w:hAnsi="Courier"/>
              </w:rPr>
            </w:pPr>
          </w:p>
        </w:tc>
        <w:tc>
          <w:tcPr>
            <w:tcW w:w="1800" w:type="dxa"/>
          </w:tcPr>
          <w:p w14:paraId="3EDB42BF" w14:textId="77777777" w:rsidR="0069275B" w:rsidRDefault="0069275B">
            <w:pPr>
              <w:snapToGrid w:val="0"/>
              <w:rPr>
                <w:ins w:id="1607" w:author="Tom Stephens" w:date="2011-12-20T14:57:00Z"/>
                <w:rFonts w:ascii="Courier" w:hAnsi="Courier"/>
              </w:rPr>
            </w:pPr>
            <w:ins w:id="1608" w:author="Tom Stephens" w:date="2011-12-20T14:59:00Z">
              <w:r>
                <w:rPr>
                  <w:rFonts w:ascii="Courier" w:hAnsi="Courier"/>
                </w:rPr>
                <w:t>0</w:t>
              </w:r>
            </w:ins>
          </w:p>
        </w:tc>
        <w:tc>
          <w:tcPr>
            <w:tcW w:w="2341" w:type="dxa"/>
          </w:tcPr>
          <w:p w14:paraId="7C9C76BE" w14:textId="77777777" w:rsidR="0069275B" w:rsidRDefault="0069275B">
            <w:pPr>
              <w:snapToGrid w:val="0"/>
              <w:rPr>
                <w:ins w:id="1609" w:author="Tom Stephens" w:date="2011-12-20T14:57:00Z"/>
                <w:rFonts w:ascii="Courier" w:hAnsi="Courier"/>
              </w:rPr>
            </w:pPr>
          </w:p>
        </w:tc>
      </w:tr>
      <w:tr w:rsidR="0069275B" w14:paraId="56F7FC6C" w14:textId="77777777" w:rsidTr="0069275B">
        <w:trPr>
          <w:trHeight w:val="272"/>
          <w:ins w:id="1610" w:author="Tom Stephens" w:date="2011-12-20T14:57:00Z"/>
        </w:trPr>
        <w:tc>
          <w:tcPr>
            <w:tcW w:w="2736" w:type="dxa"/>
          </w:tcPr>
          <w:p w14:paraId="06F0485A" w14:textId="77777777" w:rsidR="0069275B" w:rsidRDefault="0069275B">
            <w:pPr>
              <w:snapToGrid w:val="0"/>
              <w:rPr>
                <w:ins w:id="1611" w:author="Tom Stephens" w:date="2011-12-20T14:57:00Z"/>
                <w:rFonts w:ascii="Courier" w:hAnsi="Courier"/>
              </w:rPr>
            </w:pPr>
            <w:ins w:id="1612" w:author="Tom Stephens" w:date="2011-12-20T14:58:00Z">
              <w:r>
                <w:rPr>
                  <w:rFonts w:ascii="Courier" w:hAnsi="Courier"/>
                </w:rPr>
                <w:t>event</w:t>
              </w:r>
            </w:ins>
          </w:p>
        </w:tc>
        <w:tc>
          <w:tcPr>
            <w:tcW w:w="1980" w:type="dxa"/>
          </w:tcPr>
          <w:p w14:paraId="4B146522" w14:textId="77777777" w:rsidR="0069275B" w:rsidRDefault="0069275B">
            <w:pPr>
              <w:snapToGrid w:val="0"/>
              <w:rPr>
                <w:ins w:id="1613" w:author="Tom Stephens" w:date="2011-12-20T14:57:00Z"/>
                <w:rFonts w:ascii="Courier" w:hAnsi="Courier"/>
              </w:rPr>
            </w:pPr>
            <w:proofErr w:type="spellStart"/>
            <w:proofErr w:type="gramStart"/>
            <w:ins w:id="1614" w:author="Tom Stephens" w:date="2011-12-20T14:58:00Z">
              <w:r>
                <w:rPr>
                  <w:rFonts w:ascii="Courier" w:hAnsi="Courier"/>
                </w:rPr>
                <w:t>tinyint</w:t>
              </w:r>
              <w:proofErr w:type="spellEnd"/>
              <w:r>
                <w:rPr>
                  <w:rFonts w:ascii="Courier" w:hAnsi="Courier"/>
                </w:rPr>
                <w:t>(</w:t>
              </w:r>
              <w:proofErr w:type="gramEnd"/>
              <w:r>
                <w:rPr>
                  <w:rFonts w:ascii="Courier" w:hAnsi="Courier"/>
                </w:rPr>
                <w:t>1)</w:t>
              </w:r>
            </w:ins>
          </w:p>
        </w:tc>
        <w:tc>
          <w:tcPr>
            <w:tcW w:w="720" w:type="dxa"/>
          </w:tcPr>
          <w:p w14:paraId="6878AB48" w14:textId="77777777" w:rsidR="0069275B" w:rsidRDefault="0069275B">
            <w:pPr>
              <w:snapToGrid w:val="0"/>
              <w:rPr>
                <w:ins w:id="1615" w:author="Tom Stephens" w:date="2011-12-20T14:57:00Z"/>
                <w:rFonts w:ascii="Courier" w:hAnsi="Courier"/>
              </w:rPr>
            </w:pPr>
            <w:ins w:id="1616" w:author="Tom Stephens" w:date="2011-12-20T14:59:00Z">
              <w:r w:rsidRPr="0018233F">
                <w:rPr>
                  <w:rFonts w:ascii="Courier" w:hAnsi="Courier"/>
                </w:rPr>
                <w:t>YES</w:t>
              </w:r>
            </w:ins>
          </w:p>
        </w:tc>
        <w:tc>
          <w:tcPr>
            <w:tcW w:w="720" w:type="dxa"/>
          </w:tcPr>
          <w:p w14:paraId="784FD281" w14:textId="77777777" w:rsidR="0069275B" w:rsidRDefault="0069275B">
            <w:pPr>
              <w:snapToGrid w:val="0"/>
              <w:rPr>
                <w:ins w:id="1617" w:author="Tom Stephens" w:date="2011-12-20T14:57:00Z"/>
                <w:rFonts w:ascii="Courier" w:hAnsi="Courier"/>
              </w:rPr>
            </w:pPr>
          </w:p>
        </w:tc>
        <w:tc>
          <w:tcPr>
            <w:tcW w:w="1800" w:type="dxa"/>
          </w:tcPr>
          <w:p w14:paraId="294B878A" w14:textId="77777777" w:rsidR="0069275B" w:rsidRDefault="0069275B">
            <w:pPr>
              <w:snapToGrid w:val="0"/>
              <w:rPr>
                <w:ins w:id="1618" w:author="Tom Stephens" w:date="2011-12-20T14:57:00Z"/>
                <w:rFonts w:ascii="Courier" w:hAnsi="Courier"/>
              </w:rPr>
            </w:pPr>
            <w:ins w:id="1619" w:author="Tom Stephens" w:date="2011-12-20T14:59:00Z">
              <w:r>
                <w:rPr>
                  <w:rFonts w:ascii="Courier" w:hAnsi="Courier"/>
                </w:rPr>
                <w:t>0</w:t>
              </w:r>
            </w:ins>
          </w:p>
        </w:tc>
        <w:tc>
          <w:tcPr>
            <w:tcW w:w="2341" w:type="dxa"/>
          </w:tcPr>
          <w:p w14:paraId="519B8988" w14:textId="77777777" w:rsidR="0069275B" w:rsidRDefault="0069275B">
            <w:pPr>
              <w:snapToGrid w:val="0"/>
              <w:rPr>
                <w:ins w:id="1620" w:author="Tom Stephens" w:date="2011-12-20T14:57:00Z"/>
                <w:rFonts w:ascii="Courier" w:hAnsi="Courier"/>
              </w:rPr>
            </w:pPr>
          </w:p>
        </w:tc>
      </w:tr>
      <w:tr w:rsidR="0069275B" w14:paraId="3B405EBF" w14:textId="77777777" w:rsidTr="0069275B">
        <w:trPr>
          <w:trHeight w:val="272"/>
          <w:ins w:id="1621" w:author="Tom Stephens" w:date="2011-12-20T14:57:00Z"/>
        </w:trPr>
        <w:tc>
          <w:tcPr>
            <w:tcW w:w="2736" w:type="dxa"/>
          </w:tcPr>
          <w:p w14:paraId="029BA929" w14:textId="77777777" w:rsidR="0069275B" w:rsidRDefault="0069275B">
            <w:pPr>
              <w:snapToGrid w:val="0"/>
              <w:rPr>
                <w:ins w:id="1622" w:author="Tom Stephens" w:date="2011-12-20T14:57:00Z"/>
                <w:rFonts w:ascii="Courier" w:hAnsi="Courier"/>
              </w:rPr>
            </w:pPr>
            <w:ins w:id="1623" w:author="Tom Stephens" w:date="2011-12-20T14:58:00Z">
              <w:r>
                <w:rPr>
                  <w:rFonts w:ascii="Courier" w:hAnsi="Courier"/>
                </w:rPr>
                <w:t>spacecraft</w:t>
              </w:r>
            </w:ins>
          </w:p>
        </w:tc>
        <w:tc>
          <w:tcPr>
            <w:tcW w:w="1980" w:type="dxa"/>
          </w:tcPr>
          <w:p w14:paraId="28B528EB" w14:textId="77777777" w:rsidR="0069275B" w:rsidRDefault="0069275B">
            <w:pPr>
              <w:snapToGrid w:val="0"/>
              <w:rPr>
                <w:ins w:id="1624" w:author="Tom Stephens" w:date="2011-12-20T14:57:00Z"/>
                <w:rFonts w:ascii="Courier" w:hAnsi="Courier"/>
              </w:rPr>
            </w:pPr>
            <w:proofErr w:type="spellStart"/>
            <w:proofErr w:type="gramStart"/>
            <w:ins w:id="1625" w:author="Tom Stephens" w:date="2011-12-20T14:58:00Z">
              <w:r>
                <w:rPr>
                  <w:rFonts w:ascii="Courier" w:hAnsi="Courier"/>
                </w:rPr>
                <w:t>tinyint</w:t>
              </w:r>
              <w:proofErr w:type="spellEnd"/>
              <w:r>
                <w:rPr>
                  <w:rFonts w:ascii="Courier" w:hAnsi="Courier"/>
                </w:rPr>
                <w:t>(</w:t>
              </w:r>
              <w:proofErr w:type="gramEnd"/>
              <w:r>
                <w:rPr>
                  <w:rFonts w:ascii="Courier" w:hAnsi="Courier"/>
                </w:rPr>
                <w:t>1)</w:t>
              </w:r>
            </w:ins>
          </w:p>
        </w:tc>
        <w:tc>
          <w:tcPr>
            <w:tcW w:w="720" w:type="dxa"/>
          </w:tcPr>
          <w:p w14:paraId="48EF7A7E" w14:textId="77777777" w:rsidR="0069275B" w:rsidRDefault="0069275B">
            <w:pPr>
              <w:snapToGrid w:val="0"/>
              <w:rPr>
                <w:ins w:id="1626" w:author="Tom Stephens" w:date="2011-12-20T14:57:00Z"/>
                <w:rFonts w:ascii="Courier" w:hAnsi="Courier"/>
              </w:rPr>
            </w:pPr>
            <w:ins w:id="1627" w:author="Tom Stephens" w:date="2011-12-20T14:59:00Z">
              <w:r w:rsidRPr="0018233F">
                <w:rPr>
                  <w:rFonts w:ascii="Courier" w:hAnsi="Courier"/>
                </w:rPr>
                <w:t>YES</w:t>
              </w:r>
            </w:ins>
          </w:p>
        </w:tc>
        <w:tc>
          <w:tcPr>
            <w:tcW w:w="720" w:type="dxa"/>
          </w:tcPr>
          <w:p w14:paraId="263B0A51" w14:textId="77777777" w:rsidR="0069275B" w:rsidRDefault="0069275B">
            <w:pPr>
              <w:snapToGrid w:val="0"/>
              <w:rPr>
                <w:ins w:id="1628" w:author="Tom Stephens" w:date="2011-12-20T14:57:00Z"/>
                <w:rFonts w:ascii="Courier" w:hAnsi="Courier"/>
              </w:rPr>
            </w:pPr>
          </w:p>
        </w:tc>
        <w:tc>
          <w:tcPr>
            <w:tcW w:w="1800" w:type="dxa"/>
          </w:tcPr>
          <w:p w14:paraId="42079766" w14:textId="77777777" w:rsidR="0069275B" w:rsidRDefault="0069275B">
            <w:pPr>
              <w:snapToGrid w:val="0"/>
              <w:rPr>
                <w:ins w:id="1629" w:author="Tom Stephens" w:date="2011-12-20T14:57:00Z"/>
                <w:rFonts w:ascii="Courier" w:hAnsi="Courier"/>
              </w:rPr>
            </w:pPr>
            <w:ins w:id="1630" w:author="Tom Stephens" w:date="2011-12-20T14:59:00Z">
              <w:r>
                <w:rPr>
                  <w:rFonts w:ascii="Courier" w:hAnsi="Courier"/>
                </w:rPr>
                <w:t>0</w:t>
              </w:r>
            </w:ins>
          </w:p>
        </w:tc>
        <w:tc>
          <w:tcPr>
            <w:tcW w:w="2341" w:type="dxa"/>
          </w:tcPr>
          <w:p w14:paraId="3847F2F4" w14:textId="77777777" w:rsidR="0069275B" w:rsidRDefault="0069275B">
            <w:pPr>
              <w:snapToGrid w:val="0"/>
              <w:rPr>
                <w:ins w:id="1631" w:author="Tom Stephens" w:date="2011-12-20T14:57:00Z"/>
                <w:rFonts w:ascii="Courier" w:hAnsi="Courier"/>
              </w:rPr>
            </w:pPr>
          </w:p>
        </w:tc>
      </w:tr>
      <w:tr w:rsidR="00F42727" w14:paraId="2C2C9AF6" w14:textId="77777777" w:rsidTr="0069275B">
        <w:trPr>
          <w:trHeight w:val="272"/>
        </w:trPr>
        <w:tc>
          <w:tcPr>
            <w:tcW w:w="2736" w:type="dxa"/>
            <w:vMerge w:val="restart"/>
          </w:tcPr>
          <w:p w14:paraId="2F7F92A4" w14:textId="77777777" w:rsidR="00F42727" w:rsidRDefault="00F42727">
            <w:pPr>
              <w:snapToGrid w:val="0"/>
              <w:rPr>
                <w:rFonts w:ascii="Courier" w:hAnsi="Courier"/>
              </w:rPr>
            </w:pPr>
            <w:r>
              <w:rPr>
                <w:rFonts w:ascii="Courier" w:hAnsi="Courier"/>
              </w:rPr>
              <w:t>RA</w:t>
            </w:r>
          </w:p>
        </w:tc>
        <w:tc>
          <w:tcPr>
            <w:tcW w:w="1980" w:type="dxa"/>
            <w:vMerge w:val="restart"/>
          </w:tcPr>
          <w:p w14:paraId="4C295B78" w14:textId="77777777" w:rsidR="00F42727" w:rsidRDefault="00F42727">
            <w:pPr>
              <w:snapToGrid w:val="0"/>
              <w:rPr>
                <w:rFonts w:ascii="Courier" w:hAnsi="Courier"/>
              </w:rPr>
            </w:pPr>
            <w:r>
              <w:rPr>
                <w:rFonts w:ascii="Courier" w:hAnsi="Courier"/>
              </w:rPr>
              <w:t>float</w:t>
            </w:r>
          </w:p>
        </w:tc>
        <w:tc>
          <w:tcPr>
            <w:tcW w:w="720" w:type="dxa"/>
            <w:vMerge w:val="restart"/>
          </w:tcPr>
          <w:p w14:paraId="69A6E5C7" w14:textId="77777777" w:rsidR="00F42727" w:rsidRDefault="00F42727">
            <w:pPr>
              <w:snapToGrid w:val="0"/>
              <w:rPr>
                <w:rFonts w:ascii="Courier" w:hAnsi="Courier"/>
              </w:rPr>
            </w:pPr>
            <w:r>
              <w:rPr>
                <w:rFonts w:ascii="Courier" w:hAnsi="Courier"/>
              </w:rPr>
              <w:t>yes</w:t>
            </w:r>
          </w:p>
        </w:tc>
        <w:tc>
          <w:tcPr>
            <w:tcW w:w="720" w:type="dxa"/>
            <w:vMerge w:val="restart"/>
          </w:tcPr>
          <w:p w14:paraId="42CA05AB" w14:textId="77777777" w:rsidR="00F42727" w:rsidRDefault="00F42727">
            <w:pPr>
              <w:snapToGrid w:val="0"/>
              <w:rPr>
                <w:rFonts w:ascii="Courier" w:hAnsi="Courier"/>
              </w:rPr>
            </w:pPr>
          </w:p>
        </w:tc>
        <w:tc>
          <w:tcPr>
            <w:tcW w:w="1800" w:type="dxa"/>
            <w:vMerge w:val="restart"/>
          </w:tcPr>
          <w:p w14:paraId="5B484D0F" w14:textId="77777777" w:rsidR="00F42727" w:rsidRDefault="00F42727">
            <w:pPr>
              <w:snapToGrid w:val="0"/>
              <w:rPr>
                <w:rFonts w:ascii="Courier" w:hAnsi="Courier"/>
              </w:rPr>
            </w:pPr>
            <w:r>
              <w:rPr>
                <w:rFonts w:ascii="Courier" w:hAnsi="Courier"/>
              </w:rPr>
              <w:t>NULL</w:t>
            </w:r>
          </w:p>
        </w:tc>
        <w:tc>
          <w:tcPr>
            <w:tcW w:w="2341" w:type="dxa"/>
            <w:vMerge w:val="restart"/>
          </w:tcPr>
          <w:p w14:paraId="7FC10D6A" w14:textId="77777777" w:rsidR="00F42727" w:rsidRDefault="00F42727">
            <w:pPr>
              <w:snapToGrid w:val="0"/>
              <w:rPr>
                <w:rFonts w:ascii="Courier" w:hAnsi="Courier"/>
              </w:rPr>
            </w:pPr>
          </w:p>
        </w:tc>
      </w:tr>
      <w:tr w:rsidR="00F42727" w14:paraId="4B1E1C42" w14:textId="77777777" w:rsidTr="0069275B">
        <w:trPr>
          <w:trHeight w:val="272"/>
        </w:trPr>
        <w:tc>
          <w:tcPr>
            <w:tcW w:w="2736" w:type="dxa"/>
            <w:vMerge w:val="restart"/>
          </w:tcPr>
          <w:p w14:paraId="4641A828" w14:textId="77777777" w:rsidR="00F42727" w:rsidRDefault="00F42727">
            <w:pPr>
              <w:snapToGrid w:val="0"/>
              <w:rPr>
                <w:rFonts w:ascii="Courier" w:hAnsi="Courier"/>
              </w:rPr>
            </w:pPr>
            <w:proofErr w:type="spellStart"/>
            <w:r>
              <w:rPr>
                <w:rFonts w:ascii="Courier" w:hAnsi="Courier"/>
              </w:rPr>
              <w:t>Decl</w:t>
            </w:r>
            <w:proofErr w:type="spellEnd"/>
          </w:p>
        </w:tc>
        <w:tc>
          <w:tcPr>
            <w:tcW w:w="1980" w:type="dxa"/>
            <w:vMerge w:val="restart"/>
          </w:tcPr>
          <w:p w14:paraId="5FDCE9BC" w14:textId="77777777" w:rsidR="00F42727" w:rsidRDefault="00F42727">
            <w:pPr>
              <w:snapToGrid w:val="0"/>
              <w:rPr>
                <w:rFonts w:ascii="Courier" w:hAnsi="Courier"/>
              </w:rPr>
            </w:pPr>
            <w:r>
              <w:rPr>
                <w:rFonts w:ascii="Courier" w:hAnsi="Courier"/>
              </w:rPr>
              <w:t>float</w:t>
            </w:r>
          </w:p>
        </w:tc>
        <w:tc>
          <w:tcPr>
            <w:tcW w:w="720" w:type="dxa"/>
            <w:vMerge w:val="restart"/>
          </w:tcPr>
          <w:p w14:paraId="38FFBE05" w14:textId="77777777" w:rsidR="00F42727" w:rsidRDefault="00F42727">
            <w:pPr>
              <w:snapToGrid w:val="0"/>
              <w:rPr>
                <w:rFonts w:ascii="Courier" w:hAnsi="Courier"/>
              </w:rPr>
            </w:pPr>
            <w:r>
              <w:rPr>
                <w:rFonts w:ascii="Courier" w:hAnsi="Courier"/>
              </w:rPr>
              <w:t>yes</w:t>
            </w:r>
          </w:p>
        </w:tc>
        <w:tc>
          <w:tcPr>
            <w:tcW w:w="720" w:type="dxa"/>
            <w:vMerge w:val="restart"/>
          </w:tcPr>
          <w:p w14:paraId="46298ECC" w14:textId="77777777" w:rsidR="00F42727" w:rsidRDefault="00F42727">
            <w:pPr>
              <w:snapToGrid w:val="0"/>
              <w:rPr>
                <w:rFonts w:ascii="Courier" w:hAnsi="Courier"/>
              </w:rPr>
            </w:pPr>
          </w:p>
        </w:tc>
        <w:tc>
          <w:tcPr>
            <w:tcW w:w="1800" w:type="dxa"/>
            <w:vMerge w:val="restart"/>
          </w:tcPr>
          <w:p w14:paraId="4357FECD" w14:textId="77777777" w:rsidR="00F42727" w:rsidRDefault="00F42727">
            <w:pPr>
              <w:snapToGrid w:val="0"/>
              <w:rPr>
                <w:rFonts w:ascii="Courier" w:hAnsi="Courier"/>
              </w:rPr>
            </w:pPr>
            <w:r>
              <w:rPr>
                <w:rFonts w:ascii="Courier" w:hAnsi="Courier"/>
              </w:rPr>
              <w:t>NULL</w:t>
            </w:r>
          </w:p>
        </w:tc>
        <w:tc>
          <w:tcPr>
            <w:tcW w:w="2341" w:type="dxa"/>
            <w:vMerge w:val="restart"/>
          </w:tcPr>
          <w:p w14:paraId="21D6DE62" w14:textId="77777777" w:rsidR="00F42727" w:rsidRDefault="00F42727">
            <w:pPr>
              <w:snapToGrid w:val="0"/>
              <w:rPr>
                <w:rFonts w:ascii="Courier" w:hAnsi="Courier"/>
              </w:rPr>
            </w:pPr>
          </w:p>
        </w:tc>
      </w:tr>
      <w:tr w:rsidR="00F42727" w14:paraId="04276E41" w14:textId="77777777" w:rsidTr="0069275B">
        <w:trPr>
          <w:trHeight w:val="272"/>
        </w:trPr>
        <w:tc>
          <w:tcPr>
            <w:tcW w:w="2736" w:type="dxa"/>
            <w:vMerge w:val="restart"/>
          </w:tcPr>
          <w:p w14:paraId="5D2EF4D4" w14:textId="77777777" w:rsidR="00F42727" w:rsidRDefault="00F42727">
            <w:pPr>
              <w:snapToGrid w:val="0"/>
              <w:rPr>
                <w:rFonts w:ascii="Courier" w:hAnsi="Courier"/>
              </w:rPr>
            </w:pPr>
            <w:r>
              <w:rPr>
                <w:rFonts w:ascii="Courier" w:hAnsi="Courier"/>
              </w:rPr>
              <w:t>shape</w:t>
            </w:r>
          </w:p>
        </w:tc>
        <w:tc>
          <w:tcPr>
            <w:tcW w:w="1980" w:type="dxa"/>
            <w:vMerge w:val="restart"/>
          </w:tcPr>
          <w:p w14:paraId="6D735596"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10)</w:t>
            </w:r>
          </w:p>
        </w:tc>
        <w:tc>
          <w:tcPr>
            <w:tcW w:w="720" w:type="dxa"/>
            <w:vMerge w:val="restart"/>
          </w:tcPr>
          <w:p w14:paraId="7CA73CE5" w14:textId="77777777" w:rsidR="00F42727" w:rsidRDefault="00F42727">
            <w:pPr>
              <w:snapToGrid w:val="0"/>
              <w:rPr>
                <w:rFonts w:ascii="Courier" w:hAnsi="Courier"/>
              </w:rPr>
            </w:pPr>
            <w:r>
              <w:rPr>
                <w:rFonts w:ascii="Courier" w:hAnsi="Courier"/>
              </w:rPr>
              <w:t>yes</w:t>
            </w:r>
          </w:p>
        </w:tc>
        <w:tc>
          <w:tcPr>
            <w:tcW w:w="720" w:type="dxa"/>
            <w:vMerge w:val="restart"/>
          </w:tcPr>
          <w:p w14:paraId="36D8227D" w14:textId="77777777" w:rsidR="00F42727" w:rsidRDefault="00F42727">
            <w:pPr>
              <w:snapToGrid w:val="0"/>
              <w:rPr>
                <w:rFonts w:ascii="Courier" w:hAnsi="Courier"/>
              </w:rPr>
            </w:pPr>
          </w:p>
        </w:tc>
        <w:tc>
          <w:tcPr>
            <w:tcW w:w="1800" w:type="dxa"/>
            <w:vMerge w:val="restart"/>
          </w:tcPr>
          <w:p w14:paraId="1CAFF4A6" w14:textId="77777777" w:rsidR="00F42727" w:rsidRDefault="00F42727">
            <w:pPr>
              <w:snapToGrid w:val="0"/>
              <w:rPr>
                <w:rFonts w:ascii="Courier" w:hAnsi="Courier"/>
              </w:rPr>
            </w:pPr>
            <w:r>
              <w:rPr>
                <w:rFonts w:ascii="Courier" w:hAnsi="Courier"/>
              </w:rPr>
              <w:t>NULL</w:t>
            </w:r>
          </w:p>
        </w:tc>
        <w:tc>
          <w:tcPr>
            <w:tcW w:w="2341" w:type="dxa"/>
            <w:vMerge w:val="restart"/>
          </w:tcPr>
          <w:p w14:paraId="2549329D" w14:textId="77777777" w:rsidR="00F42727" w:rsidRDefault="00F42727">
            <w:pPr>
              <w:snapToGrid w:val="0"/>
              <w:rPr>
                <w:rFonts w:ascii="Courier" w:hAnsi="Courier"/>
              </w:rPr>
            </w:pPr>
          </w:p>
        </w:tc>
      </w:tr>
      <w:tr w:rsidR="00F42727" w14:paraId="3A468086" w14:textId="77777777" w:rsidTr="0069275B">
        <w:trPr>
          <w:trHeight w:val="272"/>
        </w:trPr>
        <w:tc>
          <w:tcPr>
            <w:tcW w:w="2736" w:type="dxa"/>
            <w:vMerge w:val="restart"/>
          </w:tcPr>
          <w:p w14:paraId="77BD7672" w14:textId="77777777" w:rsidR="00F42727" w:rsidRDefault="00F42727">
            <w:pPr>
              <w:snapToGrid w:val="0"/>
              <w:rPr>
                <w:rFonts w:ascii="Courier" w:hAnsi="Courier"/>
              </w:rPr>
            </w:pPr>
            <w:r>
              <w:rPr>
                <w:rFonts w:ascii="Courier" w:hAnsi="Courier"/>
              </w:rPr>
              <w:t>r1</w:t>
            </w:r>
          </w:p>
        </w:tc>
        <w:tc>
          <w:tcPr>
            <w:tcW w:w="1980" w:type="dxa"/>
            <w:vMerge w:val="restart"/>
          </w:tcPr>
          <w:p w14:paraId="3A75F484" w14:textId="77777777" w:rsidR="00F42727" w:rsidRDefault="00F42727">
            <w:pPr>
              <w:snapToGrid w:val="0"/>
              <w:rPr>
                <w:rFonts w:ascii="Courier" w:hAnsi="Courier"/>
              </w:rPr>
            </w:pPr>
            <w:r>
              <w:rPr>
                <w:rFonts w:ascii="Courier" w:hAnsi="Courier"/>
              </w:rPr>
              <w:t>float</w:t>
            </w:r>
          </w:p>
        </w:tc>
        <w:tc>
          <w:tcPr>
            <w:tcW w:w="720" w:type="dxa"/>
            <w:vMerge w:val="restart"/>
          </w:tcPr>
          <w:p w14:paraId="5A324498" w14:textId="77777777" w:rsidR="00F42727" w:rsidRDefault="00F42727">
            <w:pPr>
              <w:snapToGrid w:val="0"/>
              <w:rPr>
                <w:rFonts w:ascii="Courier" w:hAnsi="Courier"/>
              </w:rPr>
            </w:pPr>
            <w:r>
              <w:rPr>
                <w:rFonts w:ascii="Courier" w:hAnsi="Courier"/>
              </w:rPr>
              <w:t>yes</w:t>
            </w:r>
          </w:p>
        </w:tc>
        <w:tc>
          <w:tcPr>
            <w:tcW w:w="720" w:type="dxa"/>
            <w:vMerge w:val="restart"/>
          </w:tcPr>
          <w:p w14:paraId="557E507C" w14:textId="77777777" w:rsidR="00F42727" w:rsidRDefault="00F42727">
            <w:pPr>
              <w:snapToGrid w:val="0"/>
              <w:rPr>
                <w:rFonts w:ascii="Courier" w:hAnsi="Courier"/>
              </w:rPr>
            </w:pPr>
          </w:p>
        </w:tc>
        <w:tc>
          <w:tcPr>
            <w:tcW w:w="1800" w:type="dxa"/>
            <w:vMerge w:val="restart"/>
          </w:tcPr>
          <w:p w14:paraId="69E29A02" w14:textId="77777777" w:rsidR="00F42727" w:rsidRDefault="00F42727">
            <w:pPr>
              <w:snapToGrid w:val="0"/>
              <w:rPr>
                <w:rFonts w:ascii="Courier" w:hAnsi="Courier"/>
              </w:rPr>
            </w:pPr>
            <w:r>
              <w:rPr>
                <w:rFonts w:ascii="Courier" w:hAnsi="Courier"/>
              </w:rPr>
              <w:t>0</w:t>
            </w:r>
          </w:p>
        </w:tc>
        <w:tc>
          <w:tcPr>
            <w:tcW w:w="2341" w:type="dxa"/>
            <w:vMerge w:val="restart"/>
          </w:tcPr>
          <w:p w14:paraId="353B2D52" w14:textId="77777777" w:rsidR="00F42727" w:rsidRDefault="00F42727">
            <w:pPr>
              <w:snapToGrid w:val="0"/>
              <w:rPr>
                <w:rFonts w:ascii="Courier" w:hAnsi="Courier"/>
              </w:rPr>
            </w:pPr>
          </w:p>
        </w:tc>
      </w:tr>
      <w:tr w:rsidR="00F42727" w14:paraId="29239F82" w14:textId="77777777" w:rsidTr="0069275B">
        <w:trPr>
          <w:trHeight w:val="285"/>
        </w:trPr>
        <w:tc>
          <w:tcPr>
            <w:tcW w:w="2736" w:type="dxa"/>
            <w:vMerge w:val="restart"/>
          </w:tcPr>
          <w:p w14:paraId="3DBD7770" w14:textId="77777777" w:rsidR="00F42727" w:rsidRDefault="00F42727">
            <w:pPr>
              <w:snapToGrid w:val="0"/>
              <w:rPr>
                <w:rFonts w:ascii="Courier" w:hAnsi="Courier"/>
              </w:rPr>
            </w:pPr>
            <w:r>
              <w:rPr>
                <w:rFonts w:ascii="Courier" w:hAnsi="Courier"/>
              </w:rPr>
              <w:t>r2</w:t>
            </w:r>
          </w:p>
        </w:tc>
        <w:tc>
          <w:tcPr>
            <w:tcW w:w="1980" w:type="dxa"/>
            <w:vMerge w:val="restart"/>
          </w:tcPr>
          <w:p w14:paraId="289BC69A" w14:textId="77777777" w:rsidR="00F42727" w:rsidRDefault="00F42727">
            <w:pPr>
              <w:snapToGrid w:val="0"/>
              <w:rPr>
                <w:rFonts w:ascii="Courier" w:hAnsi="Courier"/>
              </w:rPr>
            </w:pPr>
            <w:r>
              <w:rPr>
                <w:rFonts w:ascii="Courier" w:hAnsi="Courier"/>
              </w:rPr>
              <w:t>float</w:t>
            </w:r>
          </w:p>
        </w:tc>
        <w:tc>
          <w:tcPr>
            <w:tcW w:w="720" w:type="dxa"/>
            <w:vMerge w:val="restart"/>
          </w:tcPr>
          <w:p w14:paraId="7B1EBD49" w14:textId="77777777" w:rsidR="00F42727" w:rsidRDefault="00F42727">
            <w:pPr>
              <w:snapToGrid w:val="0"/>
              <w:rPr>
                <w:rFonts w:ascii="Courier" w:hAnsi="Courier"/>
              </w:rPr>
            </w:pPr>
            <w:r>
              <w:rPr>
                <w:rFonts w:ascii="Courier" w:hAnsi="Courier"/>
              </w:rPr>
              <w:t>yes</w:t>
            </w:r>
          </w:p>
        </w:tc>
        <w:tc>
          <w:tcPr>
            <w:tcW w:w="720" w:type="dxa"/>
            <w:vMerge w:val="restart"/>
          </w:tcPr>
          <w:p w14:paraId="65509453" w14:textId="77777777" w:rsidR="00F42727" w:rsidRDefault="00F42727">
            <w:pPr>
              <w:snapToGrid w:val="0"/>
              <w:rPr>
                <w:rFonts w:ascii="Courier" w:hAnsi="Courier"/>
              </w:rPr>
            </w:pPr>
          </w:p>
        </w:tc>
        <w:tc>
          <w:tcPr>
            <w:tcW w:w="1800" w:type="dxa"/>
            <w:vMerge w:val="restart"/>
          </w:tcPr>
          <w:p w14:paraId="5F572944" w14:textId="77777777" w:rsidR="00F42727" w:rsidRDefault="00F42727">
            <w:pPr>
              <w:snapToGrid w:val="0"/>
              <w:rPr>
                <w:rFonts w:ascii="Courier" w:hAnsi="Courier"/>
              </w:rPr>
            </w:pPr>
            <w:r>
              <w:rPr>
                <w:rFonts w:ascii="Courier" w:hAnsi="Courier"/>
              </w:rPr>
              <w:t>0</w:t>
            </w:r>
          </w:p>
        </w:tc>
        <w:tc>
          <w:tcPr>
            <w:tcW w:w="2341" w:type="dxa"/>
            <w:vMerge w:val="restart"/>
          </w:tcPr>
          <w:p w14:paraId="2DD6EBDF" w14:textId="77777777" w:rsidR="00F42727" w:rsidRDefault="00F42727">
            <w:pPr>
              <w:snapToGrid w:val="0"/>
              <w:rPr>
                <w:rFonts w:ascii="Courier" w:hAnsi="Courier"/>
              </w:rPr>
            </w:pPr>
          </w:p>
        </w:tc>
      </w:tr>
      <w:tr w:rsidR="00F42727" w14:paraId="17302385" w14:textId="77777777" w:rsidTr="0069275B">
        <w:trPr>
          <w:trHeight w:val="285"/>
        </w:trPr>
        <w:tc>
          <w:tcPr>
            <w:tcW w:w="2736" w:type="dxa"/>
            <w:vMerge w:val="restart"/>
          </w:tcPr>
          <w:p w14:paraId="56AAFB5E" w14:textId="77777777" w:rsidR="00F42727" w:rsidRDefault="00F42727">
            <w:pPr>
              <w:snapToGrid w:val="0"/>
              <w:rPr>
                <w:rFonts w:ascii="Courier" w:hAnsi="Courier"/>
              </w:rPr>
            </w:pPr>
            <w:r>
              <w:rPr>
                <w:rFonts w:ascii="Courier" w:hAnsi="Courier"/>
              </w:rPr>
              <w:t>angle</w:t>
            </w:r>
          </w:p>
        </w:tc>
        <w:tc>
          <w:tcPr>
            <w:tcW w:w="1980" w:type="dxa"/>
            <w:vMerge w:val="restart"/>
          </w:tcPr>
          <w:p w14:paraId="787A2760" w14:textId="77777777" w:rsidR="00F42727" w:rsidRDefault="00F42727">
            <w:pPr>
              <w:snapToGrid w:val="0"/>
              <w:rPr>
                <w:rFonts w:ascii="Courier" w:hAnsi="Courier"/>
              </w:rPr>
            </w:pPr>
            <w:r>
              <w:rPr>
                <w:rFonts w:ascii="Courier" w:hAnsi="Courier"/>
              </w:rPr>
              <w:t>float</w:t>
            </w:r>
          </w:p>
        </w:tc>
        <w:tc>
          <w:tcPr>
            <w:tcW w:w="720" w:type="dxa"/>
            <w:vMerge w:val="restart"/>
          </w:tcPr>
          <w:p w14:paraId="0145931A" w14:textId="77777777" w:rsidR="00F42727" w:rsidRDefault="00F42727">
            <w:pPr>
              <w:snapToGrid w:val="0"/>
              <w:rPr>
                <w:rFonts w:ascii="Courier" w:hAnsi="Courier"/>
              </w:rPr>
            </w:pPr>
            <w:r>
              <w:rPr>
                <w:rFonts w:ascii="Courier" w:hAnsi="Courier"/>
              </w:rPr>
              <w:t>yes</w:t>
            </w:r>
          </w:p>
        </w:tc>
        <w:tc>
          <w:tcPr>
            <w:tcW w:w="720" w:type="dxa"/>
            <w:vMerge w:val="restart"/>
          </w:tcPr>
          <w:p w14:paraId="6528FE6C" w14:textId="77777777" w:rsidR="00F42727" w:rsidRDefault="00F42727">
            <w:pPr>
              <w:snapToGrid w:val="0"/>
              <w:rPr>
                <w:rFonts w:ascii="Courier" w:hAnsi="Courier"/>
              </w:rPr>
            </w:pPr>
          </w:p>
        </w:tc>
        <w:tc>
          <w:tcPr>
            <w:tcW w:w="1800" w:type="dxa"/>
            <w:vMerge w:val="restart"/>
          </w:tcPr>
          <w:p w14:paraId="70B554FE" w14:textId="77777777" w:rsidR="00F42727" w:rsidRDefault="00F42727">
            <w:pPr>
              <w:snapToGrid w:val="0"/>
              <w:rPr>
                <w:rFonts w:ascii="Courier" w:hAnsi="Courier"/>
              </w:rPr>
            </w:pPr>
            <w:r>
              <w:rPr>
                <w:rFonts w:ascii="Courier" w:hAnsi="Courier"/>
              </w:rPr>
              <w:t>0</w:t>
            </w:r>
          </w:p>
        </w:tc>
        <w:tc>
          <w:tcPr>
            <w:tcW w:w="2341" w:type="dxa"/>
            <w:vMerge w:val="restart"/>
          </w:tcPr>
          <w:p w14:paraId="778A7ED2" w14:textId="77777777" w:rsidR="00F42727" w:rsidRDefault="00F42727">
            <w:pPr>
              <w:snapToGrid w:val="0"/>
              <w:rPr>
                <w:rFonts w:ascii="Courier" w:hAnsi="Courier"/>
              </w:rPr>
            </w:pPr>
          </w:p>
        </w:tc>
      </w:tr>
      <w:tr w:rsidR="00F42727" w14:paraId="7E37C3BA" w14:textId="77777777" w:rsidTr="0069275B">
        <w:trPr>
          <w:trHeight w:val="285"/>
        </w:trPr>
        <w:tc>
          <w:tcPr>
            <w:tcW w:w="2736" w:type="dxa"/>
            <w:vMerge w:val="restart"/>
          </w:tcPr>
          <w:p w14:paraId="2CCF6814" w14:textId="77777777" w:rsidR="00F42727" w:rsidRDefault="00F42727">
            <w:pPr>
              <w:snapToGrid w:val="0"/>
              <w:rPr>
                <w:rFonts w:ascii="Courier" w:hAnsi="Courier"/>
              </w:rPr>
            </w:pPr>
            <w:proofErr w:type="spellStart"/>
            <w:r>
              <w:rPr>
                <w:rFonts w:ascii="Courier" w:hAnsi="Courier"/>
              </w:rPr>
              <w:t>tStart</w:t>
            </w:r>
            <w:proofErr w:type="spellEnd"/>
          </w:p>
        </w:tc>
        <w:tc>
          <w:tcPr>
            <w:tcW w:w="1980" w:type="dxa"/>
            <w:vMerge w:val="restart"/>
          </w:tcPr>
          <w:p w14:paraId="2BD89B09" w14:textId="77777777" w:rsidR="00F42727" w:rsidRDefault="00F42727">
            <w:pPr>
              <w:snapToGrid w:val="0"/>
              <w:rPr>
                <w:rFonts w:ascii="Courier" w:hAnsi="Courier"/>
              </w:rPr>
            </w:pPr>
            <w:r>
              <w:rPr>
                <w:rFonts w:ascii="Courier" w:hAnsi="Courier"/>
              </w:rPr>
              <w:t>double</w:t>
            </w:r>
          </w:p>
        </w:tc>
        <w:tc>
          <w:tcPr>
            <w:tcW w:w="720" w:type="dxa"/>
            <w:vMerge w:val="restart"/>
          </w:tcPr>
          <w:p w14:paraId="2FC084F5" w14:textId="77777777" w:rsidR="00F42727" w:rsidRDefault="00F42727">
            <w:pPr>
              <w:snapToGrid w:val="0"/>
              <w:rPr>
                <w:rFonts w:ascii="Courier" w:hAnsi="Courier"/>
              </w:rPr>
            </w:pPr>
            <w:r>
              <w:rPr>
                <w:rFonts w:ascii="Courier" w:hAnsi="Courier"/>
              </w:rPr>
              <w:t>yes</w:t>
            </w:r>
          </w:p>
        </w:tc>
        <w:tc>
          <w:tcPr>
            <w:tcW w:w="720" w:type="dxa"/>
            <w:vMerge w:val="restart"/>
          </w:tcPr>
          <w:p w14:paraId="07B978EF" w14:textId="77777777" w:rsidR="00F42727" w:rsidRDefault="00F42727">
            <w:pPr>
              <w:snapToGrid w:val="0"/>
              <w:rPr>
                <w:rFonts w:ascii="Courier" w:hAnsi="Courier"/>
              </w:rPr>
            </w:pPr>
          </w:p>
        </w:tc>
        <w:tc>
          <w:tcPr>
            <w:tcW w:w="1800" w:type="dxa"/>
            <w:vMerge w:val="restart"/>
          </w:tcPr>
          <w:p w14:paraId="716118B3" w14:textId="77777777" w:rsidR="00F42727" w:rsidRDefault="00F42727">
            <w:pPr>
              <w:snapToGrid w:val="0"/>
              <w:rPr>
                <w:rFonts w:ascii="Courier" w:hAnsi="Courier"/>
              </w:rPr>
            </w:pPr>
            <w:r>
              <w:rPr>
                <w:rFonts w:ascii="Courier" w:hAnsi="Courier"/>
              </w:rPr>
              <w:t>NULL</w:t>
            </w:r>
          </w:p>
        </w:tc>
        <w:tc>
          <w:tcPr>
            <w:tcW w:w="2341" w:type="dxa"/>
            <w:vMerge w:val="restart"/>
          </w:tcPr>
          <w:p w14:paraId="34FD8DDA" w14:textId="77777777" w:rsidR="00F42727" w:rsidRDefault="00F42727">
            <w:pPr>
              <w:snapToGrid w:val="0"/>
              <w:rPr>
                <w:rFonts w:ascii="Courier" w:hAnsi="Courier"/>
              </w:rPr>
            </w:pPr>
          </w:p>
        </w:tc>
      </w:tr>
      <w:tr w:rsidR="00F42727" w14:paraId="371B671D" w14:textId="77777777" w:rsidTr="0069275B">
        <w:trPr>
          <w:trHeight w:val="285"/>
        </w:trPr>
        <w:tc>
          <w:tcPr>
            <w:tcW w:w="2736" w:type="dxa"/>
            <w:vMerge w:val="restart"/>
          </w:tcPr>
          <w:p w14:paraId="3C5CA71D" w14:textId="77777777" w:rsidR="00F42727" w:rsidRDefault="00F42727">
            <w:pPr>
              <w:snapToGrid w:val="0"/>
              <w:rPr>
                <w:rFonts w:ascii="Courier" w:hAnsi="Courier"/>
              </w:rPr>
            </w:pPr>
            <w:proofErr w:type="spellStart"/>
            <w:r>
              <w:rPr>
                <w:rFonts w:ascii="Courier" w:hAnsi="Courier"/>
              </w:rPr>
              <w:t>tStop</w:t>
            </w:r>
            <w:proofErr w:type="spellEnd"/>
          </w:p>
        </w:tc>
        <w:tc>
          <w:tcPr>
            <w:tcW w:w="1980" w:type="dxa"/>
            <w:vMerge w:val="restart"/>
          </w:tcPr>
          <w:p w14:paraId="4983D6C8" w14:textId="77777777" w:rsidR="00F42727" w:rsidRDefault="00F42727">
            <w:pPr>
              <w:snapToGrid w:val="0"/>
              <w:rPr>
                <w:rFonts w:ascii="Courier" w:hAnsi="Courier"/>
              </w:rPr>
            </w:pPr>
            <w:r>
              <w:rPr>
                <w:rFonts w:ascii="Courier" w:hAnsi="Courier"/>
              </w:rPr>
              <w:t>double</w:t>
            </w:r>
          </w:p>
        </w:tc>
        <w:tc>
          <w:tcPr>
            <w:tcW w:w="720" w:type="dxa"/>
            <w:vMerge w:val="restart"/>
          </w:tcPr>
          <w:p w14:paraId="61D388ED" w14:textId="77777777" w:rsidR="00F42727" w:rsidRDefault="00F42727">
            <w:pPr>
              <w:snapToGrid w:val="0"/>
              <w:rPr>
                <w:rFonts w:ascii="Courier" w:hAnsi="Courier"/>
              </w:rPr>
            </w:pPr>
            <w:r>
              <w:rPr>
                <w:rFonts w:ascii="Courier" w:hAnsi="Courier"/>
              </w:rPr>
              <w:t>yes</w:t>
            </w:r>
          </w:p>
        </w:tc>
        <w:tc>
          <w:tcPr>
            <w:tcW w:w="720" w:type="dxa"/>
            <w:vMerge w:val="restart"/>
          </w:tcPr>
          <w:p w14:paraId="0B38D6E0" w14:textId="77777777" w:rsidR="00F42727" w:rsidRDefault="00F42727">
            <w:pPr>
              <w:snapToGrid w:val="0"/>
              <w:rPr>
                <w:rFonts w:ascii="Courier" w:hAnsi="Courier"/>
              </w:rPr>
            </w:pPr>
          </w:p>
        </w:tc>
        <w:tc>
          <w:tcPr>
            <w:tcW w:w="1800" w:type="dxa"/>
            <w:vMerge w:val="restart"/>
          </w:tcPr>
          <w:p w14:paraId="1E97FCA2" w14:textId="77777777" w:rsidR="00F42727" w:rsidRDefault="00F42727">
            <w:pPr>
              <w:snapToGrid w:val="0"/>
              <w:rPr>
                <w:rFonts w:ascii="Courier" w:hAnsi="Courier"/>
              </w:rPr>
            </w:pPr>
            <w:r>
              <w:rPr>
                <w:rFonts w:ascii="Courier" w:hAnsi="Courier"/>
              </w:rPr>
              <w:t>NULL</w:t>
            </w:r>
          </w:p>
        </w:tc>
        <w:tc>
          <w:tcPr>
            <w:tcW w:w="2341" w:type="dxa"/>
            <w:vMerge w:val="restart"/>
          </w:tcPr>
          <w:p w14:paraId="47C3A19A" w14:textId="77777777" w:rsidR="00F42727" w:rsidRDefault="00F42727">
            <w:pPr>
              <w:snapToGrid w:val="0"/>
              <w:rPr>
                <w:rFonts w:ascii="Courier" w:hAnsi="Courier"/>
              </w:rPr>
            </w:pPr>
          </w:p>
        </w:tc>
      </w:tr>
      <w:tr w:rsidR="00F42727" w14:paraId="0CA6BD89" w14:textId="77777777" w:rsidTr="0069275B">
        <w:trPr>
          <w:trHeight w:val="285"/>
        </w:trPr>
        <w:tc>
          <w:tcPr>
            <w:tcW w:w="2736" w:type="dxa"/>
            <w:vMerge w:val="restart"/>
          </w:tcPr>
          <w:p w14:paraId="314F9908" w14:textId="77777777" w:rsidR="00F42727" w:rsidRDefault="00F42727">
            <w:pPr>
              <w:snapToGrid w:val="0"/>
              <w:rPr>
                <w:rFonts w:ascii="Courier" w:hAnsi="Courier"/>
              </w:rPr>
            </w:pPr>
            <w:proofErr w:type="spellStart"/>
            <w:r>
              <w:rPr>
                <w:rFonts w:ascii="Courier" w:hAnsi="Courier"/>
              </w:rPr>
              <w:t>eMin</w:t>
            </w:r>
            <w:proofErr w:type="spellEnd"/>
          </w:p>
        </w:tc>
        <w:tc>
          <w:tcPr>
            <w:tcW w:w="1980" w:type="dxa"/>
            <w:vMerge w:val="restart"/>
          </w:tcPr>
          <w:p w14:paraId="55AE850C" w14:textId="77777777" w:rsidR="00F42727" w:rsidRDefault="00F42727">
            <w:pPr>
              <w:snapToGrid w:val="0"/>
              <w:rPr>
                <w:rFonts w:ascii="Courier" w:hAnsi="Courier"/>
              </w:rPr>
            </w:pPr>
            <w:r>
              <w:rPr>
                <w:rFonts w:ascii="Courier" w:hAnsi="Courier"/>
              </w:rPr>
              <w:t>float</w:t>
            </w:r>
          </w:p>
        </w:tc>
        <w:tc>
          <w:tcPr>
            <w:tcW w:w="720" w:type="dxa"/>
            <w:vMerge w:val="restart"/>
          </w:tcPr>
          <w:p w14:paraId="2332FF98" w14:textId="77777777" w:rsidR="00F42727" w:rsidRDefault="00F42727">
            <w:pPr>
              <w:snapToGrid w:val="0"/>
              <w:rPr>
                <w:rFonts w:ascii="Courier" w:hAnsi="Courier"/>
              </w:rPr>
            </w:pPr>
            <w:r>
              <w:rPr>
                <w:rFonts w:ascii="Courier" w:hAnsi="Courier"/>
              </w:rPr>
              <w:t>yes</w:t>
            </w:r>
          </w:p>
        </w:tc>
        <w:tc>
          <w:tcPr>
            <w:tcW w:w="720" w:type="dxa"/>
            <w:vMerge w:val="restart"/>
          </w:tcPr>
          <w:p w14:paraId="768422B6" w14:textId="77777777" w:rsidR="00F42727" w:rsidRDefault="00F42727">
            <w:pPr>
              <w:snapToGrid w:val="0"/>
              <w:rPr>
                <w:rFonts w:ascii="Courier" w:hAnsi="Courier"/>
              </w:rPr>
            </w:pPr>
          </w:p>
        </w:tc>
        <w:tc>
          <w:tcPr>
            <w:tcW w:w="1800" w:type="dxa"/>
            <w:vMerge w:val="restart"/>
          </w:tcPr>
          <w:p w14:paraId="46349EAC" w14:textId="77777777" w:rsidR="00F42727" w:rsidRDefault="00F42727">
            <w:pPr>
              <w:snapToGrid w:val="0"/>
              <w:rPr>
                <w:rFonts w:ascii="Courier" w:hAnsi="Courier"/>
              </w:rPr>
            </w:pPr>
            <w:r>
              <w:rPr>
                <w:rFonts w:ascii="Courier" w:hAnsi="Courier"/>
              </w:rPr>
              <w:t>NULL</w:t>
            </w:r>
          </w:p>
        </w:tc>
        <w:tc>
          <w:tcPr>
            <w:tcW w:w="2341" w:type="dxa"/>
            <w:vMerge w:val="restart"/>
          </w:tcPr>
          <w:p w14:paraId="6BB7FE61" w14:textId="77777777" w:rsidR="00F42727" w:rsidRDefault="00F42727">
            <w:pPr>
              <w:snapToGrid w:val="0"/>
              <w:rPr>
                <w:rFonts w:ascii="Courier" w:hAnsi="Courier"/>
              </w:rPr>
            </w:pPr>
          </w:p>
        </w:tc>
      </w:tr>
      <w:tr w:rsidR="00F42727" w14:paraId="2C0E9EFF" w14:textId="77777777" w:rsidTr="0069275B">
        <w:trPr>
          <w:trHeight w:val="285"/>
        </w:trPr>
        <w:tc>
          <w:tcPr>
            <w:tcW w:w="2736" w:type="dxa"/>
            <w:vMerge w:val="restart"/>
          </w:tcPr>
          <w:p w14:paraId="73C1F2A1" w14:textId="77777777" w:rsidR="00F42727" w:rsidRDefault="00F42727">
            <w:pPr>
              <w:snapToGrid w:val="0"/>
              <w:rPr>
                <w:rFonts w:ascii="Courier" w:hAnsi="Courier"/>
              </w:rPr>
            </w:pPr>
            <w:proofErr w:type="spellStart"/>
            <w:r>
              <w:rPr>
                <w:rFonts w:ascii="Courier" w:hAnsi="Courier"/>
              </w:rPr>
              <w:t>eMax</w:t>
            </w:r>
            <w:proofErr w:type="spellEnd"/>
          </w:p>
        </w:tc>
        <w:tc>
          <w:tcPr>
            <w:tcW w:w="1980" w:type="dxa"/>
            <w:vMerge w:val="restart"/>
          </w:tcPr>
          <w:p w14:paraId="7285FDBA" w14:textId="77777777" w:rsidR="00F42727" w:rsidRDefault="00F42727">
            <w:pPr>
              <w:snapToGrid w:val="0"/>
              <w:rPr>
                <w:rFonts w:ascii="Courier" w:hAnsi="Courier"/>
              </w:rPr>
            </w:pPr>
            <w:r>
              <w:rPr>
                <w:rFonts w:ascii="Courier" w:hAnsi="Courier"/>
              </w:rPr>
              <w:t>float</w:t>
            </w:r>
          </w:p>
        </w:tc>
        <w:tc>
          <w:tcPr>
            <w:tcW w:w="720" w:type="dxa"/>
            <w:vMerge w:val="restart"/>
          </w:tcPr>
          <w:p w14:paraId="1963B080" w14:textId="77777777" w:rsidR="00F42727" w:rsidRDefault="00F42727">
            <w:pPr>
              <w:snapToGrid w:val="0"/>
              <w:rPr>
                <w:rFonts w:ascii="Courier" w:hAnsi="Courier"/>
              </w:rPr>
            </w:pPr>
            <w:r>
              <w:rPr>
                <w:rFonts w:ascii="Courier" w:hAnsi="Courier"/>
              </w:rPr>
              <w:t>yes</w:t>
            </w:r>
          </w:p>
        </w:tc>
        <w:tc>
          <w:tcPr>
            <w:tcW w:w="720" w:type="dxa"/>
            <w:vMerge w:val="restart"/>
          </w:tcPr>
          <w:p w14:paraId="2076CF95" w14:textId="77777777" w:rsidR="00F42727" w:rsidRDefault="00F42727">
            <w:pPr>
              <w:snapToGrid w:val="0"/>
              <w:rPr>
                <w:rFonts w:ascii="Courier" w:hAnsi="Courier"/>
              </w:rPr>
            </w:pPr>
          </w:p>
        </w:tc>
        <w:tc>
          <w:tcPr>
            <w:tcW w:w="1800" w:type="dxa"/>
            <w:vMerge w:val="restart"/>
          </w:tcPr>
          <w:p w14:paraId="090639A2" w14:textId="77777777" w:rsidR="00F42727" w:rsidRDefault="00F42727">
            <w:pPr>
              <w:snapToGrid w:val="0"/>
              <w:rPr>
                <w:rFonts w:ascii="Courier" w:hAnsi="Courier"/>
              </w:rPr>
            </w:pPr>
            <w:r>
              <w:rPr>
                <w:rFonts w:ascii="Courier" w:hAnsi="Courier"/>
              </w:rPr>
              <w:t>NULL</w:t>
            </w:r>
          </w:p>
        </w:tc>
        <w:tc>
          <w:tcPr>
            <w:tcW w:w="2341" w:type="dxa"/>
            <w:vMerge w:val="restart"/>
          </w:tcPr>
          <w:p w14:paraId="4EDDBFA9" w14:textId="77777777" w:rsidR="00F42727" w:rsidRDefault="00F42727">
            <w:pPr>
              <w:snapToGrid w:val="0"/>
              <w:rPr>
                <w:rFonts w:ascii="Courier" w:hAnsi="Courier"/>
              </w:rPr>
            </w:pPr>
          </w:p>
        </w:tc>
      </w:tr>
      <w:tr w:rsidR="00F42727" w14:paraId="72B4982D" w14:textId="77777777" w:rsidTr="0069275B">
        <w:tblPrEx>
          <w:tblW w:w="10297" w:type="dxa"/>
          <w:tblLayout w:type="fixed"/>
          <w:tblLook w:val="0000" w:firstRow="0" w:lastRow="0" w:firstColumn="0" w:lastColumn="0" w:noHBand="0" w:noVBand="0"/>
          <w:tblPrExChange w:id="1632" w:author="Tom Stephens" w:date="2011-12-20T14:57:00Z">
            <w:tblPrEx>
              <w:tblW w:w="0" w:type="auto"/>
              <w:tblLayout w:type="fixed"/>
              <w:tblLook w:val="0000" w:firstRow="0" w:lastRow="0" w:firstColumn="0" w:lastColumn="0" w:noHBand="0" w:noVBand="0"/>
            </w:tblPrEx>
          </w:tblPrExChange>
        </w:tblPrEx>
        <w:trPr>
          <w:trHeight w:val="285"/>
          <w:trPrChange w:id="1633" w:author="Tom Stephens" w:date="2011-12-20T14:57:00Z">
            <w:trPr>
              <w:trHeight w:val="285"/>
            </w:trPr>
          </w:trPrChange>
        </w:trPr>
        <w:tc>
          <w:tcPr>
            <w:tcW w:w="2736" w:type="dxa"/>
            <w:vMerge w:val="restart"/>
            <w:tcPrChange w:id="1634" w:author="Tom Stephens" w:date="2011-12-20T14:57:00Z">
              <w:tcPr>
                <w:tcW w:w="2736" w:type="dxa"/>
                <w:vMerge w:val="restart"/>
                <w:tcBorders>
                  <w:bottom w:val="single" w:sz="8" w:space="0" w:color="008000"/>
                </w:tcBorders>
              </w:tcPr>
            </w:tcPrChange>
          </w:tcPr>
          <w:p w14:paraId="47F665FE" w14:textId="77777777" w:rsidR="00F42727" w:rsidRDefault="00F42727">
            <w:pPr>
              <w:snapToGrid w:val="0"/>
              <w:rPr>
                <w:rFonts w:ascii="Courier" w:hAnsi="Courier"/>
              </w:rPr>
            </w:pPr>
            <w:r>
              <w:rPr>
                <w:rFonts w:ascii="Courier" w:hAnsi="Courier"/>
              </w:rPr>
              <w:t>comment</w:t>
            </w:r>
          </w:p>
        </w:tc>
        <w:tc>
          <w:tcPr>
            <w:tcW w:w="1980" w:type="dxa"/>
            <w:vMerge w:val="restart"/>
            <w:tcPrChange w:id="1635" w:author="Tom Stephens" w:date="2011-12-20T14:57:00Z">
              <w:tcPr>
                <w:tcW w:w="1980" w:type="dxa"/>
                <w:vMerge w:val="restart"/>
                <w:tcBorders>
                  <w:bottom w:val="single" w:sz="8" w:space="0" w:color="008000"/>
                </w:tcBorders>
              </w:tcPr>
            </w:tcPrChange>
          </w:tcPr>
          <w:p w14:paraId="52B39471" w14:textId="77777777" w:rsidR="00F42727" w:rsidRDefault="00F42727">
            <w:pPr>
              <w:snapToGrid w:val="0"/>
              <w:rPr>
                <w:rFonts w:ascii="Courier" w:hAnsi="Courier"/>
              </w:rPr>
            </w:pPr>
            <w:proofErr w:type="gramStart"/>
            <w:r>
              <w:rPr>
                <w:rFonts w:ascii="Courier" w:hAnsi="Courier"/>
              </w:rPr>
              <w:t>varchar(</w:t>
            </w:r>
            <w:proofErr w:type="gramEnd"/>
            <w:r>
              <w:rPr>
                <w:rFonts w:ascii="Courier" w:hAnsi="Courier"/>
              </w:rPr>
              <w:t>160)</w:t>
            </w:r>
          </w:p>
        </w:tc>
        <w:tc>
          <w:tcPr>
            <w:tcW w:w="720" w:type="dxa"/>
            <w:vMerge w:val="restart"/>
            <w:tcPrChange w:id="1636" w:author="Tom Stephens" w:date="2011-12-20T14:57:00Z">
              <w:tcPr>
                <w:tcW w:w="720" w:type="dxa"/>
                <w:vMerge w:val="restart"/>
                <w:tcBorders>
                  <w:bottom w:val="single" w:sz="8" w:space="0" w:color="008000"/>
                </w:tcBorders>
              </w:tcPr>
            </w:tcPrChange>
          </w:tcPr>
          <w:p w14:paraId="4E52A4B7" w14:textId="77777777" w:rsidR="00F42727" w:rsidRDefault="00F42727">
            <w:pPr>
              <w:snapToGrid w:val="0"/>
              <w:rPr>
                <w:rFonts w:ascii="Courier" w:hAnsi="Courier"/>
              </w:rPr>
            </w:pPr>
            <w:r>
              <w:rPr>
                <w:rFonts w:ascii="Courier" w:hAnsi="Courier"/>
              </w:rPr>
              <w:t>yes</w:t>
            </w:r>
          </w:p>
        </w:tc>
        <w:tc>
          <w:tcPr>
            <w:tcW w:w="720" w:type="dxa"/>
            <w:vMerge w:val="restart"/>
            <w:tcPrChange w:id="1637" w:author="Tom Stephens" w:date="2011-12-20T14:57:00Z">
              <w:tcPr>
                <w:tcW w:w="720" w:type="dxa"/>
                <w:vMerge w:val="restart"/>
                <w:tcBorders>
                  <w:bottom w:val="single" w:sz="8" w:space="0" w:color="008000"/>
                </w:tcBorders>
              </w:tcPr>
            </w:tcPrChange>
          </w:tcPr>
          <w:p w14:paraId="5385EF60" w14:textId="77777777" w:rsidR="00F42727" w:rsidRDefault="00F42727">
            <w:pPr>
              <w:snapToGrid w:val="0"/>
              <w:rPr>
                <w:rFonts w:ascii="Courier" w:hAnsi="Courier"/>
              </w:rPr>
            </w:pPr>
          </w:p>
        </w:tc>
        <w:tc>
          <w:tcPr>
            <w:tcW w:w="1800" w:type="dxa"/>
            <w:vMerge w:val="restart"/>
            <w:tcPrChange w:id="1638" w:author="Tom Stephens" w:date="2011-12-20T14:57:00Z">
              <w:tcPr>
                <w:tcW w:w="1800" w:type="dxa"/>
                <w:vMerge w:val="restart"/>
                <w:tcBorders>
                  <w:bottom w:val="single" w:sz="8" w:space="0" w:color="008000"/>
                </w:tcBorders>
              </w:tcPr>
            </w:tcPrChange>
          </w:tcPr>
          <w:p w14:paraId="543D091F" w14:textId="77777777" w:rsidR="00F42727" w:rsidRDefault="00F42727">
            <w:pPr>
              <w:snapToGrid w:val="0"/>
              <w:rPr>
                <w:rFonts w:ascii="Courier" w:hAnsi="Courier"/>
              </w:rPr>
            </w:pPr>
            <w:r>
              <w:rPr>
                <w:rFonts w:ascii="Courier" w:hAnsi="Courier"/>
              </w:rPr>
              <w:t>NULL</w:t>
            </w:r>
          </w:p>
        </w:tc>
        <w:tc>
          <w:tcPr>
            <w:tcW w:w="2341" w:type="dxa"/>
            <w:vMerge w:val="restart"/>
            <w:tcPrChange w:id="1639" w:author="Tom Stephens" w:date="2011-12-20T14:57:00Z">
              <w:tcPr>
                <w:tcW w:w="2341" w:type="dxa"/>
                <w:vMerge w:val="restart"/>
                <w:tcBorders>
                  <w:bottom w:val="single" w:sz="8" w:space="0" w:color="008000"/>
                </w:tcBorders>
              </w:tcPr>
            </w:tcPrChange>
          </w:tcPr>
          <w:p w14:paraId="4493BC88" w14:textId="77777777" w:rsidR="00F42727" w:rsidRDefault="00F42727">
            <w:pPr>
              <w:snapToGrid w:val="0"/>
              <w:rPr>
                <w:rFonts w:ascii="Courier" w:hAnsi="Courier"/>
              </w:rPr>
            </w:pPr>
          </w:p>
        </w:tc>
      </w:tr>
      <w:tr w:rsidR="0069275B" w14:paraId="6118C916" w14:textId="77777777" w:rsidTr="0069275B">
        <w:trPr>
          <w:trHeight w:val="285"/>
          <w:ins w:id="1640" w:author="Tom Stephens" w:date="2011-12-20T14:57:00Z"/>
        </w:trPr>
        <w:tc>
          <w:tcPr>
            <w:tcW w:w="2736" w:type="dxa"/>
            <w:tcBorders>
              <w:bottom w:val="single" w:sz="8" w:space="0" w:color="008000"/>
            </w:tcBorders>
          </w:tcPr>
          <w:p w14:paraId="153EF055" w14:textId="77777777" w:rsidR="0069275B" w:rsidRDefault="0069275B">
            <w:pPr>
              <w:snapToGrid w:val="0"/>
              <w:rPr>
                <w:ins w:id="1641" w:author="Tom Stephens" w:date="2011-12-20T14:57:00Z"/>
                <w:rFonts w:ascii="Courier" w:hAnsi="Courier"/>
              </w:rPr>
            </w:pPr>
            <w:ins w:id="1642" w:author="Tom Stephens" w:date="2011-12-20T14:59:00Z">
              <w:r>
                <w:rPr>
                  <w:rFonts w:ascii="Courier" w:hAnsi="Courier"/>
                </w:rPr>
                <w:t>notified</w:t>
              </w:r>
            </w:ins>
          </w:p>
        </w:tc>
        <w:tc>
          <w:tcPr>
            <w:tcW w:w="1980" w:type="dxa"/>
            <w:tcBorders>
              <w:bottom w:val="single" w:sz="8" w:space="0" w:color="008000"/>
            </w:tcBorders>
          </w:tcPr>
          <w:p w14:paraId="2A96BBA1" w14:textId="77777777" w:rsidR="0069275B" w:rsidRDefault="0069275B">
            <w:pPr>
              <w:snapToGrid w:val="0"/>
              <w:rPr>
                <w:ins w:id="1643" w:author="Tom Stephens" w:date="2011-12-20T14:57:00Z"/>
                <w:rFonts w:ascii="Courier" w:hAnsi="Courier"/>
              </w:rPr>
            </w:pPr>
            <w:proofErr w:type="spellStart"/>
            <w:proofErr w:type="gramStart"/>
            <w:ins w:id="1644" w:author="Tom Stephens" w:date="2011-12-20T14:59:00Z">
              <w:r>
                <w:rPr>
                  <w:rFonts w:ascii="Courier" w:hAnsi="Courier"/>
                </w:rPr>
                <w:t>tinyint</w:t>
              </w:r>
              <w:proofErr w:type="spellEnd"/>
              <w:r>
                <w:rPr>
                  <w:rFonts w:ascii="Courier" w:hAnsi="Courier"/>
                </w:rPr>
                <w:t>(</w:t>
              </w:r>
              <w:proofErr w:type="gramEnd"/>
              <w:r>
                <w:rPr>
                  <w:rFonts w:ascii="Courier" w:hAnsi="Courier"/>
                </w:rPr>
                <w:t>1)</w:t>
              </w:r>
            </w:ins>
          </w:p>
        </w:tc>
        <w:tc>
          <w:tcPr>
            <w:tcW w:w="720" w:type="dxa"/>
            <w:tcBorders>
              <w:bottom w:val="single" w:sz="8" w:space="0" w:color="008000"/>
            </w:tcBorders>
          </w:tcPr>
          <w:p w14:paraId="73A8E5A7" w14:textId="77777777" w:rsidR="0069275B" w:rsidRDefault="0069275B">
            <w:pPr>
              <w:snapToGrid w:val="0"/>
              <w:rPr>
                <w:ins w:id="1645" w:author="Tom Stephens" w:date="2011-12-20T14:57:00Z"/>
                <w:rFonts w:ascii="Courier" w:hAnsi="Courier"/>
              </w:rPr>
            </w:pPr>
            <w:ins w:id="1646" w:author="Tom Stephens" w:date="2011-12-20T14:59:00Z">
              <w:r>
                <w:rPr>
                  <w:rFonts w:ascii="Courier" w:hAnsi="Courier"/>
                </w:rPr>
                <w:t>yes</w:t>
              </w:r>
            </w:ins>
          </w:p>
        </w:tc>
        <w:tc>
          <w:tcPr>
            <w:tcW w:w="720" w:type="dxa"/>
            <w:tcBorders>
              <w:bottom w:val="single" w:sz="8" w:space="0" w:color="008000"/>
            </w:tcBorders>
          </w:tcPr>
          <w:p w14:paraId="317F3387" w14:textId="77777777" w:rsidR="0069275B" w:rsidRDefault="0069275B">
            <w:pPr>
              <w:snapToGrid w:val="0"/>
              <w:rPr>
                <w:ins w:id="1647" w:author="Tom Stephens" w:date="2011-12-20T14:57:00Z"/>
                <w:rFonts w:ascii="Courier" w:hAnsi="Courier"/>
              </w:rPr>
            </w:pPr>
          </w:p>
        </w:tc>
        <w:tc>
          <w:tcPr>
            <w:tcW w:w="1800" w:type="dxa"/>
            <w:tcBorders>
              <w:bottom w:val="single" w:sz="8" w:space="0" w:color="008000"/>
            </w:tcBorders>
          </w:tcPr>
          <w:p w14:paraId="77E87F42" w14:textId="77777777" w:rsidR="0069275B" w:rsidRDefault="0069275B">
            <w:pPr>
              <w:snapToGrid w:val="0"/>
              <w:rPr>
                <w:ins w:id="1648" w:author="Tom Stephens" w:date="2011-12-20T14:57:00Z"/>
                <w:rFonts w:ascii="Courier" w:hAnsi="Courier"/>
              </w:rPr>
            </w:pPr>
            <w:ins w:id="1649" w:author="Tom Stephens" w:date="2011-12-20T14:59:00Z">
              <w:r>
                <w:rPr>
                  <w:rFonts w:ascii="Courier" w:hAnsi="Courier"/>
                </w:rPr>
                <w:t>0</w:t>
              </w:r>
            </w:ins>
          </w:p>
        </w:tc>
        <w:tc>
          <w:tcPr>
            <w:tcW w:w="2341" w:type="dxa"/>
            <w:tcBorders>
              <w:bottom w:val="single" w:sz="8" w:space="0" w:color="008000"/>
            </w:tcBorders>
          </w:tcPr>
          <w:p w14:paraId="2D66F02D" w14:textId="77777777" w:rsidR="0069275B" w:rsidRDefault="0069275B">
            <w:pPr>
              <w:snapToGrid w:val="0"/>
              <w:rPr>
                <w:ins w:id="1650" w:author="Tom Stephens" w:date="2011-12-20T14:57:00Z"/>
                <w:rFonts w:ascii="Courier" w:hAnsi="Courier"/>
              </w:rPr>
            </w:pPr>
          </w:p>
        </w:tc>
      </w:tr>
    </w:tbl>
    <w:p w14:paraId="0EE72990" w14:textId="77777777" w:rsidR="00F42727" w:rsidRDefault="00F42727"/>
    <w:p w14:paraId="55322140" w14:textId="77777777" w:rsidR="00F42727" w:rsidRDefault="00F42727">
      <w:pPr>
        <w:pStyle w:val="Heading2"/>
        <w:numPr>
          <w:numberingChange w:id="1651" w:author="Tom Stephens" w:date="2011-12-07T12:44:00Z" w:original="%1:8:0:.%2:7:0:"/>
        </w:numPr>
      </w:pPr>
      <w:bookmarkStart w:id="1652" w:name="_toc3052"/>
      <w:bookmarkEnd w:id="1652"/>
      <w:proofErr w:type="spellStart"/>
      <w:r>
        <w:t>photon_query_status</w:t>
      </w:r>
      <w:proofErr w:type="spellEnd"/>
      <w:r>
        <w:t xml:space="preserve"> Table</w:t>
      </w:r>
    </w:p>
    <w:p w14:paraId="7F3266F8" w14:textId="77777777" w:rsidR="0069275B" w:rsidRDefault="0069275B">
      <w:pPr>
        <w:numPr>
          <w:ilvl w:val="0"/>
          <w:numId w:val="8"/>
          <w:ins w:id="1653" w:author="Tom Stephens" w:date="2011-12-20T14:59:00Z"/>
        </w:numPr>
        <w:rPr>
          <w:ins w:id="1654" w:author="Tom Stephens" w:date="2011-12-20T14:59:00Z"/>
        </w:rPr>
      </w:pPr>
      <w:ins w:id="1655" w:author="Tom Stephens" w:date="2011-12-20T14:59:00Z">
        <w:r>
          <w:t>ID - internal id assigned by the database</w:t>
        </w:r>
      </w:ins>
    </w:p>
    <w:p w14:paraId="4BA52650" w14:textId="77777777" w:rsidR="00F42727" w:rsidRDefault="00F42727">
      <w:pPr>
        <w:numPr>
          <w:ilvl w:val="0"/>
          <w:numId w:val="8"/>
          <w:numberingChange w:id="1656" w:author="Tom Stephens" w:date="2011-12-07T12:44:00Z" w:original=""/>
        </w:numPr>
      </w:pPr>
      <w:del w:id="1657" w:author="Tom Stephens" w:date="2011-12-20T14:59:00Z">
        <w:r w:rsidDel="0069275B">
          <w:delText xml:space="preserve">id </w:delText>
        </w:r>
      </w:del>
      <w:ins w:id="1658" w:author="Tom Stephens" w:date="2011-12-20T14:59:00Z">
        <w:r w:rsidR="0069275B">
          <w:t xml:space="preserve">query </w:t>
        </w:r>
      </w:ins>
      <w:r>
        <w:t xml:space="preserve">– The </w:t>
      </w:r>
      <w:del w:id="1659" w:author="Tom Stephens" w:date="2011-12-20T15:00:00Z">
        <w:r w:rsidDel="0069275B">
          <w:delText xml:space="preserve">query </w:delText>
        </w:r>
      </w:del>
      <w:r>
        <w:t xml:space="preserve">ID </w:t>
      </w:r>
      <w:del w:id="1660" w:author="Tom Stephens" w:date="2011-12-20T15:00:00Z">
        <w:r w:rsidDel="0069275B">
          <w:delText>assigned by the web interface</w:delText>
        </w:r>
      </w:del>
      <w:ins w:id="1661" w:author="Tom Stephens" w:date="2011-12-20T15:00:00Z">
        <w:r w:rsidR="0069275B">
          <w:t xml:space="preserve">value of the query from the </w:t>
        </w:r>
        <w:proofErr w:type="spellStart"/>
        <w:r w:rsidR="0069275B">
          <w:t>query_params</w:t>
        </w:r>
        <w:proofErr w:type="spellEnd"/>
        <w:r w:rsidR="0069275B">
          <w:t xml:space="preserve"> table</w:t>
        </w:r>
      </w:ins>
    </w:p>
    <w:p w14:paraId="19BBAC66" w14:textId="77777777" w:rsidR="00F42727" w:rsidDel="0069275B" w:rsidRDefault="00F42727">
      <w:pPr>
        <w:numPr>
          <w:ilvl w:val="0"/>
          <w:numId w:val="8"/>
          <w:numberingChange w:id="1662" w:author="Tom Stephens" w:date="2011-12-07T12:44:00Z" w:original=""/>
        </w:numPr>
        <w:rPr>
          <w:del w:id="1663" w:author="Tom Stephens" w:date="2011-12-20T15:00:00Z"/>
        </w:rPr>
      </w:pPr>
      <w:del w:id="1664" w:author="Tom Stephens" w:date="2011-12-20T15:00:00Z">
        <w:r w:rsidDel="0069275B">
          <w:delText>received – The date and time the query was received into the system</w:delText>
        </w:r>
      </w:del>
    </w:p>
    <w:p w14:paraId="4FD176A8" w14:textId="77777777" w:rsidR="00F42727" w:rsidDel="0069275B" w:rsidRDefault="00F42727">
      <w:pPr>
        <w:numPr>
          <w:ilvl w:val="0"/>
          <w:numId w:val="8"/>
          <w:numberingChange w:id="1665" w:author="Tom Stephens" w:date="2011-12-07T12:44:00Z" w:original=""/>
        </w:numPr>
        <w:rPr>
          <w:del w:id="1666" w:author="Tom Stephens" w:date="2011-12-20T15:00:00Z"/>
        </w:rPr>
      </w:pPr>
      <w:del w:id="1667" w:author="Tom Stephens" w:date="2011-12-20T15:00:00Z">
        <w:r w:rsidDel="0069275B">
          <w:delText>source – The query source</w:delText>
        </w:r>
      </w:del>
    </w:p>
    <w:p w14:paraId="31C1EE50" w14:textId="77777777" w:rsidR="00F42727" w:rsidRDefault="00F42727">
      <w:pPr>
        <w:numPr>
          <w:ilvl w:val="0"/>
          <w:numId w:val="8"/>
          <w:numberingChange w:id="1668" w:author="Tom Stephens" w:date="2011-12-07T12:44:00Z" w:original=""/>
        </w:numPr>
      </w:pPr>
      <w:r>
        <w:t>started – The date and time the query processing began</w:t>
      </w:r>
    </w:p>
    <w:p w14:paraId="77E04063" w14:textId="77777777" w:rsidR="00F42727" w:rsidRDefault="00F42727">
      <w:pPr>
        <w:numPr>
          <w:ilvl w:val="0"/>
          <w:numId w:val="8"/>
          <w:numberingChange w:id="1669" w:author="Tom Stephens" w:date="2011-12-07T12:44:00Z" w:original=""/>
        </w:numPr>
      </w:pPr>
      <w:r>
        <w:t>completed – The date and time the query processing ended</w:t>
      </w:r>
    </w:p>
    <w:p w14:paraId="7113012F" w14:textId="77777777" w:rsidR="00F42727" w:rsidRDefault="00F42727">
      <w:pPr>
        <w:numPr>
          <w:ilvl w:val="0"/>
          <w:numId w:val="8"/>
          <w:numberingChange w:id="1670" w:author="Tom Stephens" w:date="2011-12-07T12:44:00Z" w:original=""/>
        </w:numPr>
      </w:pPr>
      <w:r>
        <w:t>elapsed – The total amount of time spent working on the query</w:t>
      </w:r>
    </w:p>
    <w:p w14:paraId="01216595" w14:textId="77777777" w:rsidR="00F42727" w:rsidRDefault="00F42727">
      <w:pPr>
        <w:numPr>
          <w:ilvl w:val="0"/>
          <w:numId w:val="8"/>
          <w:numberingChange w:id="1671" w:author="Tom Stephens" w:date="2011-12-07T12:44:00Z" w:original=""/>
        </w:numPr>
      </w:pPr>
      <w:proofErr w:type="spellStart"/>
      <w:r>
        <w:t>events_searched</w:t>
      </w:r>
      <w:proofErr w:type="spellEnd"/>
      <w:r>
        <w:t xml:space="preserve"> – The total number of events searched through to match the query</w:t>
      </w:r>
    </w:p>
    <w:p w14:paraId="7942C231" w14:textId="77777777" w:rsidR="00F42727" w:rsidRDefault="00F42727">
      <w:pPr>
        <w:numPr>
          <w:ilvl w:val="0"/>
          <w:numId w:val="8"/>
          <w:numberingChange w:id="1672" w:author="Tom Stephens" w:date="2011-12-07T12:44:00Z" w:original=""/>
        </w:numPr>
      </w:pPr>
      <w:proofErr w:type="spellStart"/>
      <w:r>
        <w:t>events_returned</w:t>
      </w:r>
      <w:proofErr w:type="spellEnd"/>
      <w:r>
        <w:t xml:space="preserve"> – The total number of events returned by the query</w:t>
      </w:r>
    </w:p>
    <w:p w14:paraId="1120D36E" w14:textId="77777777" w:rsidR="00F42727" w:rsidRDefault="00F42727">
      <w:pPr>
        <w:numPr>
          <w:ilvl w:val="0"/>
          <w:numId w:val="8"/>
          <w:numberingChange w:id="1673" w:author="Tom Stephens" w:date="2011-12-07T12:44:00Z" w:original=""/>
        </w:numPr>
      </w:pPr>
      <w:proofErr w:type="spellStart"/>
      <w:r>
        <w:t>n_files</w:t>
      </w:r>
      <w:proofErr w:type="spellEnd"/>
      <w:r>
        <w:t xml:space="preserve"> – The total number of files the query results were returned in</w:t>
      </w:r>
    </w:p>
    <w:p w14:paraId="335BEB1E" w14:textId="77777777" w:rsidR="00F42727" w:rsidRDefault="00F42727">
      <w:pPr>
        <w:numPr>
          <w:ilvl w:val="0"/>
          <w:numId w:val="8"/>
          <w:numberingChange w:id="1674" w:author="Tom Stephens" w:date="2011-12-07T12:44:00Z" w:original=""/>
        </w:numPr>
      </w:pPr>
      <w:r>
        <w:t>queue – The priority queue the query was assigned to</w:t>
      </w:r>
    </w:p>
    <w:p w14:paraId="6857B4AA" w14:textId="77777777" w:rsidR="00F42727" w:rsidRDefault="00F42727"/>
    <w:tbl>
      <w:tblPr>
        <w:tblW w:w="10297" w:type="dxa"/>
        <w:tblLayout w:type="fixed"/>
        <w:tblLook w:val="0000" w:firstRow="0" w:lastRow="0" w:firstColumn="0" w:lastColumn="0" w:noHBand="0" w:noVBand="0"/>
        <w:tblPrChange w:id="1675" w:author="Tom Stephens" w:date="2011-12-20T15:01:00Z">
          <w:tblPr>
            <w:tblW w:w="0" w:type="auto"/>
            <w:tblLayout w:type="fixed"/>
            <w:tblLook w:val="0000" w:firstRow="0" w:lastRow="0" w:firstColumn="0" w:lastColumn="0" w:noHBand="0" w:noVBand="0"/>
          </w:tblPr>
        </w:tblPrChange>
      </w:tblPr>
      <w:tblGrid>
        <w:gridCol w:w="3096"/>
        <w:gridCol w:w="1980"/>
        <w:gridCol w:w="900"/>
        <w:gridCol w:w="720"/>
        <w:gridCol w:w="1260"/>
        <w:gridCol w:w="2341"/>
        <w:tblGridChange w:id="1676">
          <w:tblGrid>
            <w:gridCol w:w="3096"/>
            <w:gridCol w:w="1980"/>
            <w:gridCol w:w="900"/>
            <w:gridCol w:w="720"/>
            <w:gridCol w:w="1260"/>
            <w:gridCol w:w="2341"/>
          </w:tblGrid>
        </w:tblGridChange>
      </w:tblGrid>
      <w:tr w:rsidR="00F42727" w14:paraId="18D2E111" w14:textId="77777777" w:rsidTr="0069275B">
        <w:trPr>
          <w:trHeight w:val="285"/>
          <w:trPrChange w:id="1677" w:author="Tom Stephens" w:date="2011-12-20T15:01:00Z">
            <w:trPr>
              <w:trHeight w:val="285"/>
            </w:trPr>
          </w:trPrChange>
        </w:trPr>
        <w:tc>
          <w:tcPr>
            <w:tcW w:w="3096" w:type="dxa"/>
            <w:vMerge w:val="restart"/>
            <w:tcBorders>
              <w:top w:val="single" w:sz="8" w:space="0" w:color="008000"/>
              <w:bottom w:val="single" w:sz="4" w:space="0" w:color="008000"/>
            </w:tcBorders>
            <w:tcPrChange w:id="1678" w:author="Tom Stephens" w:date="2011-12-20T15:01:00Z">
              <w:tcPr>
                <w:tcW w:w="3096" w:type="dxa"/>
                <w:vMerge w:val="restart"/>
                <w:tcBorders>
                  <w:top w:val="single" w:sz="8" w:space="0" w:color="008000"/>
                  <w:bottom w:val="single" w:sz="4" w:space="0" w:color="008000"/>
                </w:tcBorders>
              </w:tcPr>
            </w:tcPrChange>
          </w:tcPr>
          <w:p w14:paraId="07BAC4A3" w14:textId="77777777" w:rsidR="00F42727" w:rsidRDefault="00F42727">
            <w:pPr>
              <w:pStyle w:val="TableHeading"/>
              <w:snapToGrid w:val="0"/>
            </w:pPr>
            <w:r>
              <w:t>Field</w:t>
            </w:r>
          </w:p>
        </w:tc>
        <w:tc>
          <w:tcPr>
            <w:tcW w:w="1980" w:type="dxa"/>
            <w:vMerge w:val="restart"/>
            <w:tcBorders>
              <w:top w:val="single" w:sz="8" w:space="0" w:color="008000"/>
              <w:bottom w:val="single" w:sz="4" w:space="0" w:color="008000"/>
            </w:tcBorders>
            <w:tcPrChange w:id="1679" w:author="Tom Stephens" w:date="2011-12-20T15:01:00Z">
              <w:tcPr>
                <w:tcW w:w="1980" w:type="dxa"/>
                <w:vMerge w:val="restart"/>
                <w:tcBorders>
                  <w:top w:val="single" w:sz="8" w:space="0" w:color="008000"/>
                  <w:bottom w:val="single" w:sz="4" w:space="0" w:color="008000"/>
                </w:tcBorders>
              </w:tcPr>
            </w:tcPrChange>
          </w:tcPr>
          <w:p w14:paraId="231663C1" w14:textId="77777777" w:rsidR="00F42727" w:rsidRDefault="00F42727">
            <w:pPr>
              <w:pStyle w:val="TableHeading"/>
              <w:snapToGrid w:val="0"/>
            </w:pPr>
            <w:r>
              <w:t>Type</w:t>
            </w:r>
          </w:p>
        </w:tc>
        <w:tc>
          <w:tcPr>
            <w:tcW w:w="900" w:type="dxa"/>
            <w:vMerge w:val="restart"/>
            <w:tcBorders>
              <w:top w:val="single" w:sz="8" w:space="0" w:color="008000"/>
              <w:bottom w:val="single" w:sz="4" w:space="0" w:color="008000"/>
            </w:tcBorders>
            <w:tcPrChange w:id="1680" w:author="Tom Stephens" w:date="2011-12-20T15:01:00Z">
              <w:tcPr>
                <w:tcW w:w="900" w:type="dxa"/>
                <w:vMerge w:val="restart"/>
                <w:tcBorders>
                  <w:top w:val="single" w:sz="8" w:space="0" w:color="008000"/>
                  <w:bottom w:val="single" w:sz="4" w:space="0" w:color="008000"/>
                </w:tcBorders>
              </w:tcPr>
            </w:tcPrChange>
          </w:tcPr>
          <w:p w14:paraId="2CFDA1FB" w14:textId="77777777" w:rsidR="00F42727" w:rsidRDefault="00F42727">
            <w:pPr>
              <w:pStyle w:val="TableHeading"/>
              <w:snapToGrid w:val="0"/>
            </w:pPr>
            <w:r>
              <w:t>Null</w:t>
            </w:r>
          </w:p>
        </w:tc>
        <w:tc>
          <w:tcPr>
            <w:tcW w:w="720" w:type="dxa"/>
            <w:vMerge w:val="restart"/>
            <w:tcBorders>
              <w:top w:val="single" w:sz="8" w:space="0" w:color="008000"/>
              <w:bottom w:val="single" w:sz="4" w:space="0" w:color="008000"/>
            </w:tcBorders>
            <w:tcPrChange w:id="1681" w:author="Tom Stephens" w:date="2011-12-20T15:01:00Z">
              <w:tcPr>
                <w:tcW w:w="720" w:type="dxa"/>
                <w:vMerge w:val="restart"/>
                <w:tcBorders>
                  <w:top w:val="single" w:sz="8" w:space="0" w:color="008000"/>
                  <w:bottom w:val="single" w:sz="4" w:space="0" w:color="008000"/>
                </w:tcBorders>
              </w:tcPr>
            </w:tcPrChange>
          </w:tcPr>
          <w:p w14:paraId="193BDCDF" w14:textId="77777777" w:rsidR="00F42727" w:rsidRDefault="00F42727">
            <w:pPr>
              <w:pStyle w:val="TableHeading"/>
              <w:snapToGrid w:val="0"/>
            </w:pPr>
            <w:r>
              <w:t>Key</w:t>
            </w:r>
          </w:p>
        </w:tc>
        <w:tc>
          <w:tcPr>
            <w:tcW w:w="1260" w:type="dxa"/>
            <w:vMerge w:val="restart"/>
            <w:tcBorders>
              <w:top w:val="single" w:sz="8" w:space="0" w:color="008000"/>
              <w:bottom w:val="single" w:sz="4" w:space="0" w:color="008000"/>
            </w:tcBorders>
            <w:tcPrChange w:id="1682" w:author="Tom Stephens" w:date="2011-12-20T15:01:00Z">
              <w:tcPr>
                <w:tcW w:w="1260" w:type="dxa"/>
                <w:vMerge w:val="restart"/>
                <w:tcBorders>
                  <w:top w:val="single" w:sz="8" w:space="0" w:color="008000"/>
                  <w:bottom w:val="single" w:sz="4" w:space="0" w:color="008000"/>
                </w:tcBorders>
              </w:tcPr>
            </w:tcPrChange>
          </w:tcPr>
          <w:p w14:paraId="289523D1" w14:textId="77777777" w:rsidR="00F42727" w:rsidRDefault="00F42727">
            <w:pPr>
              <w:pStyle w:val="TableHeading"/>
              <w:snapToGrid w:val="0"/>
            </w:pPr>
            <w:r>
              <w:t>Default</w:t>
            </w:r>
          </w:p>
        </w:tc>
        <w:tc>
          <w:tcPr>
            <w:tcW w:w="2341" w:type="dxa"/>
            <w:vMerge w:val="restart"/>
            <w:tcBorders>
              <w:top w:val="single" w:sz="8" w:space="0" w:color="008000"/>
              <w:bottom w:val="single" w:sz="4" w:space="0" w:color="008000"/>
            </w:tcBorders>
            <w:tcPrChange w:id="1683" w:author="Tom Stephens" w:date="2011-12-20T15:01:00Z">
              <w:tcPr>
                <w:tcW w:w="2341" w:type="dxa"/>
                <w:vMerge w:val="restart"/>
                <w:tcBorders>
                  <w:top w:val="single" w:sz="8" w:space="0" w:color="008000"/>
                  <w:bottom w:val="single" w:sz="4" w:space="0" w:color="008000"/>
                </w:tcBorders>
              </w:tcPr>
            </w:tcPrChange>
          </w:tcPr>
          <w:p w14:paraId="7C8BC35E" w14:textId="77777777" w:rsidR="00F42727" w:rsidRDefault="00F42727">
            <w:pPr>
              <w:pStyle w:val="TableHeading"/>
              <w:snapToGrid w:val="0"/>
              <w:rPr>
                <w:rFonts w:ascii="Courier" w:hAnsi="Courier"/>
              </w:rPr>
            </w:pPr>
            <w:r>
              <w:t>Extra</w:t>
            </w:r>
          </w:p>
        </w:tc>
      </w:tr>
      <w:tr w:rsidR="0069275B" w14:paraId="03C8134C" w14:textId="77777777" w:rsidTr="0069275B">
        <w:trPr>
          <w:trHeight w:val="272"/>
          <w:ins w:id="1684" w:author="Tom Stephens" w:date="2011-12-20T14:59:00Z"/>
          <w:trPrChange w:id="1685" w:author="Tom Stephens" w:date="2011-12-20T15:01:00Z">
            <w:trPr>
              <w:trHeight w:val="272"/>
            </w:trPr>
          </w:trPrChange>
        </w:trPr>
        <w:tc>
          <w:tcPr>
            <w:tcW w:w="3096" w:type="dxa"/>
            <w:tcPrChange w:id="1686" w:author="Tom Stephens" w:date="2011-12-20T15:01:00Z">
              <w:tcPr>
                <w:tcW w:w="3096" w:type="dxa"/>
              </w:tcPr>
            </w:tcPrChange>
          </w:tcPr>
          <w:p w14:paraId="6D10FCA6" w14:textId="77777777" w:rsidR="0069275B" w:rsidRDefault="0069275B">
            <w:pPr>
              <w:snapToGrid w:val="0"/>
              <w:rPr>
                <w:ins w:id="1687" w:author="Tom Stephens" w:date="2011-12-20T14:59:00Z"/>
                <w:rFonts w:ascii="Courier" w:hAnsi="Courier"/>
              </w:rPr>
            </w:pPr>
            <w:ins w:id="1688" w:author="Tom Stephens" w:date="2011-12-20T15:00:00Z">
              <w:r>
                <w:rPr>
                  <w:rFonts w:ascii="Courier" w:hAnsi="Courier"/>
                </w:rPr>
                <w:t>ID</w:t>
              </w:r>
            </w:ins>
          </w:p>
        </w:tc>
        <w:tc>
          <w:tcPr>
            <w:tcW w:w="1980" w:type="dxa"/>
            <w:tcPrChange w:id="1689" w:author="Tom Stephens" w:date="2011-12-20T15:01:00Z">
              <w:tcPr>
                <w:tcW w:w="1980" w:type="dxa"/>
              </w:tcPr>
            </w:tcPrChange>
          </w:tcPr>
          <w:p w14:paraId="3FB96457" w14:textId="77777777" w:rsidR="0069275B" w:rsidRDefault="0069275B">
            <w:pPr>
              <w:snapToGrid w:val="0"/>
              <w:rPr>
                <w:ins w:id="1690" w:author="Tom Stephens" w:date="2011-12-20T14:59:00Z"/>
                <w:rFonts w:ascii="Courier" w:hAnsi="Courier"/>
              </w:rPr>
            </w:pPr>
            <w:proofErr w:type="gramStart"/>
            <w:ins w:id="1691" w:author="Tom Stephens" w:date="2011-12-20T15:00:00Z">
              <w:r>
                <w:rPr>
                  <w:rFonts w:ascii="Courier" w:hAnsi="Courier"/>
                </w:rPr>
                <w:t>int(</w:t>
              </w:r>
              <w:proofErr w:type="gramEnd"/>
              <w:r>
                <w:rPr>
                  <w:rFonts w:ascii="Courier" w:hAnsi="Courier"/>
                </w:rPr>
                <w:t>11)</w:t>
              </w:r>
            </w:ins>
          </w:p>
        </w:tc>
        <w:tc>
          <w:tcPr>
            <w:tcW w:w="900" w:type="dxa"/>
            <w:tcPrChange w:id="1692" w:author="Tom Stephens" w:date="2011-12-20T15:01:00Z">
              <w:tcPr>
                <w:tcW w:w="900" w:type="dxa"/>
              </w:tcPr>
            </w:tcPrChange>
          </w:tcPr>
          <w:p w14:paraId="464B3725" w14:textId="77777777" w:rsidR="0069275B" w:rsidRDefault="0069275B">
            <w:pPr>
              <w:snapToGrid w:val="0"/>
              <w:rPr>
                <w:ins w:id="1693" w:author="Tom Stephens" w:date="2011-12-20T14:59:00Z"/>
                <w:rFonts w:ascii="Courier" w:hAnsi="Courier"/>
              </w:rPr>
            </w:pPr>
            <w:ins w:id="1694" w:author="Tom Stephens" w:date="2011-12-20T15:00:00Z">
              <w:r>
                <w:rPr>
                  <w:rFonts w:ascii="Courier" w:hAnsi="Courier"/>
                </w:rPr>
                <w:t>NO</w:t>
              </w:r>
            </w:ins>
          </w:p>
        </w:tc>
        <w:tc>
          <w:tcPr>
            <w:tcW w:w="720" w:type="dxa"/>
            <w:tcPrChange w:id="1695" w:author="Tom Stephens" w:date="2011-12-20T15:01:00Z">
              <w:tcPr>
                <w:tcW w:w="720" w:type="dxa"/>
              </w:tcPr>
            </w:tcPrChange>
          </w:tcPr>
          <w:p w14:paraId="4E8F629A" w14:textId="77777777" w:rsidR="0069275B" w:rsidRDefault="0069275B">
            <w:pPr>
              <w:snapToGrid w:val="0"/>
              <w:rPr>
                <w:ins w:id="1696" w:author="Tom Stephens" w:date="2011-12-20T14:59:00Z"/>
                <w:rFonts w:ascii="Courier" w:hAnsi="Courier"/>
              </w:rPr>
            </w:pPr>
            <w:ins w:id="1697" w:author="Tom Stephens" w:date="2011-12-20T15:01:00Z">
              <w:r>
                <w:rPr>
                  <w:rFonts w:ascii="Courier" w:hAnsi="Courier"/>
                </w:rPr>
                <w:t>PRI</w:t>
              </w:r>
            </w:ins>
          </w:p>
        </w:tc>
        <w:tc>
          <w:tcPr>
            <w:tcW w:w="1260" w:type="dxa"/>
            <w:tcPrChange w:id="1698" w:author="Tom Stephens" w:date="2011-12-20T15:01:00Z">
              <w:tcPr>
                <w:tcW w:w="1260" w:type="dxa"/>
              </w:tcPr>
            </w:tcPrChange>
          </w:tcPr>
          <w:p w14:paraId="6DC697D1" w14:textId="77777777" w:rsidR="0069275B" w:rsidRDefault="0069275B">
            <w:pPr>
              <w:snapToGrid w:val="0"/>
              <w:rPr>
                <w:ins w:id="1699" w:author="Tom Stephens" w:date="2011-12-20T14:59:00Z"/>
                <w:rFonts w:ascii="Courier" w:hAnsi="Courier"/>
              </w:rPr>
            </w:pPr>
            <w:ins w:id="1700" w:author="Tom Stephens" w:date="2011-12-20T15:01:00Z">
              <w:r>
                <w:rPr>
                  <w:rFonts w:ascii="Courier" w:hAnsi="Courier"/>
                </w:rPr>
                <w:t>NULL</w:t>
              </w:r>
            </w:ins>
          </w:p>
        </w:tc>
        <w:tc>
          <w:tcPr>
            <w:tcW w:w="2341" w:type="dxa"/>
            <w:tcPrChange w:id="1701" w:author="Tom Stephens" w:date="2011-12-20T15:01:00Z">
              <w:tcPr>
                <w:tcW w:w="2341" w:type="dxa"/>
              </w:tcPr>
            </w:tcPrChange>
          </w:tcPr>
          <w:p w14:paraId="76BB2003" w14:textId="77777777" w:rsidR="0069275B" w:rsidRDefault="0069275B">
            <w:pPr>
              <w:snapToGrid w:val="0"/>
              <w:rPr>
                <w:ins w:id="1702" w:author="Tom Stephens" w:date="2011-12-20T14:59:00Z"/>
                <w:rFonts w:ascii="Courier" w:hAnsi="Courier"/>
              </w:rPr>
            </w:pPr>
            <w:proofErr w:type="spellStart"/>
            <w:ins w:id="1703" w:author="Tom Stephens" w:date="2011-12-20T15:01:00Z">
              <w:r>
                <w:rPr>
                  <w:rFonts w:ascii="Courier" w:hAnsi="Courier"/>
                </w:rPr>
                <w:t>auto_increment</w:t>
              </w:r>
            </w:ins>
            <w:proofErr w:type="spellEnd"/>
          </w:p>
        </w:tc>
      </w:tr>
      <w:tr w:rsidR="00F42727" w14:paraId="0AE2A7DE" w14:textId="77777777" w:rsidTr="0069275B">
        <w:trPr>
          <w:trHeight w:val="272"/>
          <w:trPrChange w:id="1704" w:author="Tom Stephens" w:date="2011-12-20T15:01:00Z">
            <w:trPr>
              <w:trHeight w:val="272"/>
            </w:trPr>
          </w:trPrChange>
        </w:trPr>
        <w:tc>
          <w:tcPr>
            <w:tcW w:w="3096" w:type="dxa"/>
            <w:tcPrChange w:id="1705" w:author="Tom Stephens" w:date="2011-12-20T15:01:00Z">
              <w:tcPr>
                <w:tcW w:w="3096" w:type="dxa"/>
              </w:tcPr>
            </w:tcPrChange>
          </w:tcPr>
          <w:p w14:paraId="2D98F5FF" w14:textId="77777777" w:rsidR="00F42727" w:rsidRDefault="00F42727">
            <w:pPr>
              <w:snapToGrid w:val="0"/>
              <w:rPr>
                <w:rFonts w:ascii="Courier" w:hAnsi="Courier"/>
              </w:rPr>
            </w:pPr>
            <w:del w:id="1706" w:author="Tom Stephens" w:date="2011-12-20T15:01:00Z">
              <w:r w:rsidDel="0069275B">
                <w:rPr>
                  <w:rFonts w:ascii="Courier" w:hAnsi="Courier"/>
                </w:rPr>
                <w:delText>id</w:delText>
              </w:r>
            </w:del>
            <w:ins w:id="1707" w:author="Tom Stephens" w:date="2011-12-20T15:01:00Z">
              <w:r w:rsidR="0069275B">
                <w:rPr>
                  <w:rFonts w:ascii="Courier" w:hAnsi="Courier"/>
                </w:rPr>
                <w:t>query</w:t>
              </w:r>
            </w:ins>
          </w:p>
        </w:tc>
        <w:tc>
          <w:tcPr>
            <w:tcW w:w="1980" w:type="dxa"/>
            <w:tcPrChange w:id="1708" w:author="Tom Stephens" w:date="2011-12-20T15:01:00Z">
              <w:tcPr>
                <w:tcW w:w="1980" w:type="dxa"/>
              </w:tcPr>
            </w:tcPrChange>
          </w:tcPr>
          <w:p w14:paraId="6021F1A1" w14:textId="77777777" w:rsidR="00F42727" w:rsidRDefault="00F42727">
            <w:pPr>
              <w:snapToGrid w:val="0"/>
              <w:rPr>
                <w:rFonts w:ascii="Courier" w:hAnsi="Courier"/>
              </w:rPr>
            </w:pPr>
            <w:del w:id="1709" w:author="Tom Stephens" w:date="2011-12-20T15:01:00Z">
              <w:r w:rsidDel="0069275B">
                <w:rPr>
                  <w:rFonts w:ascii="Courier" w:hAnsi="Courier"/>
                </w:rPr>
                <w:delText>varchar</w:delText>
              </w:r>
            </w:del>
            <w:proofErr w:type="gramStart"/>
            <w:ins w:id="1710" w:author="Tom Stephens" w:date="2011-12-20T15:01:00Z">
              <w:r w:rsidR="0069275B">
                <w:rPr>
                  <w:rFonts w:ascii="Courier" w:hAnsi="Courier"/>
                </w:rPr>
                <w:t>int</w:t>
              </w:r>
            </w:ins>
            <w:r>
              <w:rPr>
                <w:rFonts w:ascii="Courier" w:hAnsi="Courier"/>
              </w:rPr>
              <w:t>(</w:t>
            </w:r>
            <w:proofErr w:type="gramEnd"/>
            <w:del w:id="1711" w:author="Tom Stephens" w:date="2011-12-20T15:01:00Z">
              <w:r w:rsidDel="0069275B">
                <w:rPr>
                  <w:rFonts w:ascii="Courier" w:hAnsi="Courier"/>
                </w:rPr>
                <w:delText>40</w:delText>
              </w:r>
            </w:del>
            <w:ins w:id="1712" w:author="Tom Stephens" w:date="2011-12-20T15:01:00Z">
              <w:r w:rsidR="0069275B">
                <w:rPr>
                  <w:rFonts w:ascii="Courier" w:hAnsi="Courier"/>
                </w:rPr>
                <w:t>11</w:t>
              </w:r>
            </w:ins>
            <w:r>
              <w:rPr>
                <w:rFonts w:ascii="Courier" w:hAnsi="Courier"/>
              </w:rPr>
              <w:t>)</w:t>
            </w:r>
          </w:p>
        </w:tc>
        <w:tc>
          <w:tcPr>
            <w:tcW w:w="900" w:type="dxa"/>
            <w:tcPrChange w:id="1713" w:author="Tom Stephens" w:date="2011-12-20T15:01:00Z">
              <w:tcPr>
                <w:tcW w:w="900" w:type="dxa"/>
              </w:tcPr>
            </w:tcPrChange>
          </w:tcPr>
          <w:p w14:paraId="113F9DF5" w14:textId="77777777" w:rsidR="00F42727" w:rsidRDefault="0069275B">
            <w:pPr>
              <w:snapToGrid w:val="0"/>
              <w:rPr>
                <w:rFonts w:ascii="Courier" w:hAnsi="Courier"/>
              </w:rPr>
            </w:pPr>
            <w:ins w:id="1714" w:author="Tom Stephens" w:date="2011-12-20T15:01:00Z">
              <w:r>
                <w:rPr>
                  <w:rFonts w:ascii="Courier" w:hAnsi="Courier"/>
                </w:rPr>
                <w:t>NO</w:t>
              </w:r>
            </w:ins>
          </w:p>
        </w:tc>
        <w:tc>
          <w:tcPr>
            <w:tcW w:w="720" w:type="dxa"/>
            <w:tcPrChange w:id="1715" w:author="Tom Stephens" w:date="2011-12-20T15:01:00Z">
              <w:tcPr>
                <w:tcW w:w="720" w:type="dxa"/>
              </w:tcPr>
            </w:tcPrChange>
          </w:tcPr>
          <w:p w14:paraId="509B8C21" w14:textId="77777777" w:rsidR="00F42727" w:rsidRDefault="00F42727">
            <w:pPr>
              <w:snapToGrid w:val="0"/>
              <w:rPr>
                <w:rFonts w:ascii="Courier" w:hAnsi="Courier"/>
              </w:rPr>
            </w:pPr>
            <w:del w:id="1716" w:author="Tom Stephens" w:date="2011-12-20T15:01:00Z">
              <w:r w:rsidDel="0069275B">
                <w:rPr>
                  <w:rFonts w:ascii="Courier" w:hAnsi="Courier"/>
                </w:rPr>
                <w:delText>PRI</w:delText>
              </w:r>
            </w:del>
            <w:ins w:id="1717" w:author="Tom Stephens" w:date="2011-12-20T15:01:00Z">
              <w:r w:rsidR="0069275B">
                <w:rPr>
                  <w:rFonts w:ascii="Courier" w:hAnsi="Courier"/>
                </w:rPr>
                <w:t>UNI</w:t>
              </w:r>
            </w:ins>
          </w:p>
        </w:tc>
        <w:tc>
          <w:tcPr>
            <w:tcW w:w="1260" w:type="dxa"/>
            <w:tcPrChange w:id="1718" w:author="Tom Stephens" w:date="2011-12-20T15:01:00Z">
              <w:tcPr>
                <w:tcW w:w="1260" w:type="dxa"/>
              </w:tcPr>
            </w:tcPrChange>
          </w:tcPr>
          <w:p w14:paraId="7A5BBCCE" w14:textId="77777777" w:rsidR="00F42727" w:rsidRDefault="0069275B">
            <w:pPr>
              <w:snapToGrid w:val="0"/>
              <w:rPr>
                <w:rFonts w:ascii="Courier" w:hAnsi="Courier"/>
              </w:rPr>
            </w:pPr>
            <w:ins w:id="1719" w:author="Tom Stephens" w:date="2011-12-20T15:01:00Z">
              <w:r>
                <w:rPr>
                  <w:rFonts w:ascii="Courier" w:hAnsi="Courier"/>
                </w:rPr>
                <w:t>NULL</w:t>
              </w:r>
            </w:ins>
          </w:p>
        </w:tc>
        <w:tc>
          <w:tcPr>
            <w:tcW w:w="2341" w:type="dxa"/>
            <w:tcPrChange w:id="1720" w:author="Tom Stephens" w:date="2011-12-20T15:01:00Z">
              <w:tcPr>
                <w:tcW w:w="2341" w:type="dxa"/>
              </w:tcPr>
            </w:tcPrChange>
          </w:tcPr>
          <w:p w14:paraId="2C671D7A" w14:textId="77777777" w:rsidR="00F42727" w:rsidRDefault="00F42727">
            <w:pPr>
              <w:snapToGrid w:val="0"/>
              <w:rPr>
                <w:rFonts w:ascii="Courier" w:hAnsi="Courier"/>
              </w:rPr>
            </w:pPr>
          </w:p>
        </w:tc>
      </w:tr>
      <w:tr w:rsidR="00F42727" w:rsidDel="0069275B" w14:paraId="70282626" w14:textId="77777777" w:rsidTr="0069275B">
        <w:trPr>
          <w:trHeight w:val="272"/>
          <w:del w:id="1721" w:author="Tom Stephens" w:date="2011-12-20T15:01:00Z"/>
          <w:trPrChange w:id="1722" w:author="Tom Stephens" w:date="2011-12-20T15:01:00Z">
            <w:trPr>
              <w:trHeight w:val="272"/>
            </w:trPr>
          </w:trPrChange>
        </w:trPr>
        <w:tc>
          <w:tcPr>
            <w:tcW w:w="3096" w:type="dxa"/>
            <w:vMerge w:val="restart"/>
            <w:tcPrChange w:id="1723" w:author="Tom Stephens" w:date="2011-12-20T15:01:00Z">
              <w:tcPr>
                <w:tcW w:w="3096" w:type="dxa"/>
                <w:vMerge w:val="restart"/>
              </w:tcPr>
            </w:tcPrChange>
          </w:tcPr>
          <w:p w14:paraId="344E9B42" w14:textId="77777777" w:rsidR="00F42727" w:rsidDel="0069275B" w:rsidRDefault="00F42727">
            <w:pPr>
              <w:snapToGrid w:val="0"/>
              <w:rPr>
                <w:del w:id="1724" w:author="Tom Stephens" w:date="2011-12-20T15:01:00Z"/>
                <w:rFonts w:ascii="Courier" w:hAnsi="Courier"/>
              </w:rPr>
            </w:pPr>
            <w:del w:id="1725" w:author="Tom Stephens" w:date="2011-12-20T15:01:00Z">
              <w:r w:rsidDel="0069275B">
                <w:rPr>
                  <w:rFonts w:ascii="Courier" w:hAnsi="Courier"/>
                </w:rPr>
                <w:delText>received</w:delText>
              </w:r>
            </w:del>
          </w:p>
        </w:tc>
        <w:tc>
          <w:tcPr>
            <w:tcW w:w="1980" w:type="dxa"/>
            <w:vMerge w:val="restart"/>
            <w:tcPrChange w:id="1726" w:author="Tom Stephens" w:date="2011-12-20T15:01:00Z">
              <w:tcPr>
                <w:tcW w:w="1980" w:type="dxa"/>
                <w:vMerge w:val="restart"/>
              </w:tcPr>
            </w:tcPrChange>
          </w:tcPr>
          <w:p w14:paraId="46A701E0" w14:textId="77777777" w:rsidR="00F42727" w:rsidDel="0069275B" w:rsidRDefault="00F42727">
            <w:pPr>
              <w:snapToGrid w:val="0"/>
              <w:rPr>
                <w:del w:id="1727" w:author="Tom Stephens" w:date="2011-12-20T15:01:00Z"/>
                <w:rFonts w:ascii="Courier" w:hAnsi="Courier"/>
              </w:rPr>
            </w:pPr>
            <w:del w:id="1728" w:author="Tom Stephens" w:date="2011-12-20T15:01:00Z">
              <w:r w:rsidDel="0069275B">
                <w:rPr>
                  <w:rFonts w:ascii="Courier" w:hAnsi="Courier"/>
                </w:rPr>
                <w:delText>datetime</w:delText>
              </w:r>
            </w:del>
          </w:p>
        </w:tc>
        <w:tc>
          <w:tcPr>
            <w:tcW w:w="900" w:type="dxa"/>
            <w:vMerge w:val="restart"/>
            <w:tcPrChange w:id="1729" w:author="Tom Stephens" w:date="2011-12-20T15:01:00Z">
              <w:tcPr>
                <w:tcW w:w="900" w:type="dxa"/>
                <w:vMerge w:val="restart"/>
              </w:tcPr>
            </w:tcPrChange>
          </w:tcPr>
          <w:p w14:paraId="0FFFD27C" w14:textId="77777777" w:rsidR="00F42727" w:rsidDel="0069275B" w:rsidRDefault="00F42727">
            <w:pPr>
              <w:snapToGrid w:val="0"/>
              <w:rPr>
                <w:del w:id="1730" w:author="Tom Stephens" w:date="2011-12-20T15:01:00Z"/>
                <w:rFonts w:ascii="Courier" w:hAnsi="Courier"/>
              </w:rPr>
            </w:pPr>
            <w:del w:id="1731" w:author="Tom Stephens" w:date="2011-12-20T15:01:00Z">
              <w:r w:rsidDel="0069275B">
                <w:rPr>
                  <w:rFonts w:ascii="Courier" w:hAnsi="Courier"/>
                </w:rPr>
                <w:delText>yes</w:delText>
              </w:r>
            </w:del>
          </w:p>
        </w:tc>
        <w:tc>
          <w:tcPr>
            <w:tcW w:w="720" w:type="dxa"/>
            <w:vMerge w:val="restart"/>
            <w:tcPrChange w:id="1732" w:author="Tom Stephens" w:date="2011-12-20T15:01:00Z">
              <w:tcPr>
                <w:tcW w:w="720" w:type="dxa"/>
                <w:vMerge w:val="restart"/>
              </w:tcPr>
            </w:tcPrChange>
          </w:tcPr>
          <w:p w14:paraId="643A85EF" w14:textId="77777777" w:rsidR="00F42727" w:rsidDel="0069275B" w:rsidRDefault="00F42727">
            <w:pPr>
              <w:snapToGrid w:val="0"/>
              <w:rPr>
                <w:del w:id="1733" w:author="Tom Stephens" w:date="2011-12-20T15:01:00Z"/>
                <w:rFonts w:ascii="Courier" w:hAnsi="Courier"/>
              </w:rPr>
            </w:pPr>
          </w:p>
        </w:tc>
        <w:tc>
          <w:tcPr>
            <w:tcW w:w="1260" w:type="dxa"/>
            <w:vMerge w:val="restart"/>
            <w:tcPrChange w:id="1734" w:author="Tom Stephens" w:date="2011-12-20T15:01:00Z">
              <w:tcPr>
                <w:tcW w:w="1260" w:type="dxa"/>
                <w:vMerge w:val="restart"/>
              </w:tcPr>
            </w:tcPrChange>
          </w:tcPr>
          <w:p w14:paraId="34310614" w14:textId="77777777" w:rsidR="00F42727" w:rsidDel="0069275B" w:rsidRDefault="00F42727">
            <w:pPr>
              <w:snapToGrid w:val="0"/>
              <w:rPr>
                <w:del w:id="1735" w:author="Tom Stephens" w:date="2011-12-20T15:01:00Z"/>
                <w:rFonts w:ascii="Courier" w:hAnsi="Courier"/>
              </w:rPr>
            </w:pPr>
            <w:del w:id="1736" w:author="Tom Stephens" w:date="2011-12-20T15:01:00Z">
              <w:r w:rsidDel="0069275B">
                <w:rPr>
                  <w:rFonts w:ascii="Courier" w:hAnsi="Courier"/>
                </w:rPr>
                <w:delText>NULL</w:delText>
              </w:r>
            </w:del>
          </w:p>
        </w:tc>
        <w:tc>
          <w:tcPr>
            <w:tcW w:w="2341" w:type="dxa"/>
            <w:vMerge w:val="restart"/>
            <w:tcPrChange w:id="1737" w:author="Tom Stephens" w:date="2011-12-20T15:01:00Z">
              <w:tcPr>
                <w:tcW w:w="2341" w:type="dxa"/>
                <w:vMerge w:val="restart"/>
              </w:tcPr>
            </w:tcPrChange>
          </w:tcPr>
          <w:p w14:paraId="57C30874" w14:textId="77777777" w:rsidR="00F42727" w:rsidDel="0069275B" w:rsidRDefault="00F42727">
            <w:pPr>
              <w:snapToGrid w:val="0"/>
              <w:rPr>
                <w:del w:id="1738" w:author="Tom Stephens" w:date="2011-12-20T15:01:00Z"/>
                <w:rFonts w:ascii="Courier" w:hAnsi="Courier"/>
              </w:rPr>
            </w:pPr>
          </w:p>
        </w:tc>
      </w:tr>
      <w:tr w:rsidR="00F42727" w:rsidDel="0069275B" w14:paraId="6A026FAB" w14:textId="77777777" w:rsidTr="0069275B">
        <w:trPr>
          <w:trHeight w:val="272"/>
          <w:del w:id="1739" w:author="Tom Stephens" w:date="2011-12-20T15:01:00Z"/>
          <w:trPrChange w:id="1740" w:author="Tom Stephens" w:date="2011-12-20T15:01:00Z">
            <w:trPr>
              <w:trHeight w:val="272"/>
            </w:trPr>
          </w:trPrChange>
        </w:trPr>
        <w:tc>
          <w:tcPr>
            <w:tcW w:w="3096" w:type="dxa"/>
            <w:vMerge w:val="restart"/>
            <w:tcPrChange w:id="1741" w:author="Tom Stephens" w:date="2011-12-20T15:01:00Z">
              <w:tcPr>
                <w:tcW w:w="3096" w:type="dxa"/>
                <w:vMerge w:val="restart"/>
              </w:tcPr>
            </w:tcPrChange>
          </w:tcPr>
          <w:p w14:paraId="4F4C821B" w14:textId="77777777" w:rsidR="00F42727" w:rsidDel="0069275B" w:rsidRDefault="00F42727">
            <w:pPr>
              <w:snapToGrid w:val="0"/>
              <w:rPr>
                <w:del w:id="1742" w:author="Tom Stephens" w:date="2011-12-20T15:01:00Z"/>
                <w:rFonts w:ascii="Courier" w:hAnsi="Courier"/>
              </w:rPr>
            </w:pPr>
            <w:del w:id="1743" w:author="Tom Stephens" w:date="2011-12-20T15:01:00Z">
              <w:r w:rsidDel="0069275B">
                <w:rPr>
                  <w:rFonts w:ascii="Courier" w:hAnsi="Courier"/>
                </w:rPr>
                <w:delText>source</w:delText>
              </w:r>
            </w:del>
          </w:p>
        </w:tc>
        <w:tc>
          <w:tcPr>
            <w:tcW w:w="1980" w:type="dxa"/>
            <w:vMerge w:val="restart"/>
            <w:tcPrChange w:id="1744" w:author="Tom Stephens" w:date="2011-12-20T15:01:00Z">
              <w:tcPr>
                <w:tcW w:w="1980" w:type="dxa"/>
                <w:vMerge w:val="restart"/>
              </w:tcPr>
            </w:tcPrChange>
          </w:tcPr>
          <w:p w14:paraId="45281ADA" w14:textId="77777777" w:rsidR="00F42727" w:rsidDel="0069275B" w:rsidRDefault="00F42727">
            <w:pPr>
              <w:snapToGrid w:val="0"/>
              <w:rPr>
                <w:del w:id="1745" w:author="Tom Stephens" w:date="2011-12-20T15:01:00Z"/>
                <w:rFonts w:ascii="Courier" w:hAnsi="Courier"/>
              </w:rPr>
            </w:pPr>
            <w:del w:id="1746" w:author="Tom Stephens" w:date="2011-12-20T15:01:00Z">
              <w:r w:rsidDel="0069275B">
                <w:rPr>
                  <w:rFonts w:ascii="Courier" w:hAnsi="Courier"/>
                </w:rPr>
                <w:delText>varchar(40)</w:delText>
              </w:r>
            </w:del>
          </w:p>
        </w:tc>
        <w:tc>
          <w:tcPr>
            <w:tcW w:w="900" w:type="dxa"/>
            <w:vMerge w:val="restart"/>
            <w:tcPrChange w:id="1747" w:author="Tom Stephens" w:date="2011-12-20T15:01:00Z">
              <w:tcPr>
                <w:tcW w:w="900" w:type="dxa"/>
                <w:vMerge w:val="restart"/>
              </w:tcPr>
            </w:tcPrChange>
          </w:tcPr>
          <w:p w14:paraId="2E9AFD41" w14:textId="77777777" w:rsidR="00F42727" w:rsidDel="0069275B" w:rsidRDefault="00F42727">
            <w:pPr>
              <w:snapToGrid w:val="0"/>
              <w:rPr>
                <w:del w:id="1748" w:author="Tom Stephens" w:date="2011-12-20T15:01:00Z"/>
                <w:rFonts w:ascii="Courier" w:hAnsi="Courier"/>
              </w:rPr>
            </w:pPr>
            <w:del w:id="1749" w:author="Tom Stephens" w:date="2011-12-20T15:01:00Z">
              <w:r w:rsidDel="0069275B">
                <w:rPr>
                  <w:rFonts w:ascii="Courier" w:hAnsi="Courier"/>
                </w:rPr>
                <w:delText>yes</w:delText>
              </w:r>
            </w:del>
          </w:p>
        </w:tc>
        <w:tc>
          <w:tcPr>
            <w:tcW w:w="720" w:type="dxa"/>
            <w:vMerge w:val="restart"/>
            <w:tcPrChange w:id="1750" w:author="Tom Stephens" w:date="2011-12-20T15:01:00Z">
              <w:tcPr>
                <w:tcW w:w="720" w:type="dxa"/>
                <w:vMerge w:val="restart"/>
              </w:tcPr>
            </w:tcPrChange>
          </w:tcPr>
          <w:p w14:paraId="0AF27B36" w14:textId="77777777" w:rsidR="00F42727" w:rsidDel="0069275B" w:rsidRDefault="00F42727">
            <w:pPr>
              <w:snapToGrid w:val="0"/>
              <w:rPr>
                <w:del w:id="1751" w:author="Tom Stephens" w:date="2011-12-20T15:01:00Z"/>
                <w:rFonts w:ascii="Courier" w:hAnsi="Courier"/>
              </w:rPr>
            </w:pPr>
          </w:p>
        </w:tc>
        <w:tc>
          <w:tcPr>
            <w:tcW w:w="1260" w:type="dxa"/>
            <w:vMerge w:val="restart"/>
            <w:tcPrChange w:id="1752" w:author="Tom Stephens" w:date="2011-12-20T15:01:00Z">
              <w:tcPr>
                <w:tcW w:w="1260" w:type="dxa"/>
                <w:vMerge w:val="restart"/>
              </w:tcPr>
            </w:tcPrChange>
          </w:tcPr>
          <w:p w14:paraId="136D7CDE" w14:textId="77777777" w:rsidR="00F42727" w:rsidDel="0069275B" w:rsidRDefault="00F42727">
            <w:pPr>
              <w:snapToGrid w:val="0"/>
              <w:rPr>
                <w:del w:id="1753" w:author="Tom Stephens" w:date="2011-12-20T15:01:00Z"/>
                <w:rFonts w:ascii="Courier" w:hAnsi="Courier"/>
              </w:rPr>
            </w:pPr>
            <w:del w:id="1754" w:author="Tom Stephens" w:date="2011-12-20T15:01:00Z">
              <w:r w:rsidDel="0069275B">
                <w:rPr>
                  <w:rFonts w:ascii="Courier" w:hAnsi="Courier"/>
                </w:rPr>
                <w:delText>NULL</w:delText>
              </w:r>
            </w:del>
          </w:p>
        </w:tc>
        <w:tc>
          <w:tcPr>
            <w:tcW w:w="2341" w:type="dxa"/>
            <w:vMerge w:val="restart"/>
            <w:tcPrChange w:id="1755" w:author="Tom Stephens" w:date="2011-12-20T15:01:00Z">
              <w:tcPr>
                <w:tcW w:w="2341" w:type="dxa"/>
                <w:vMerge w:val="restart"/>
              </w:tcPr>
            </w:tcPrChange>
          </w:tcPr>
          <w:p w14:paraId="6A5C179A" w14:textId="77777777" w:rsidR="00F42727" w:rsidDel="0069275B" w:rsidRDefault="00F42727">
            <w:pPr>
              <w:snapToGrid w:val="0"/>
              <w:rPr>
                <w:del w:id="1756" w:author="Tom Stephens" w:date="2011-12-20T15:01:00Z"/>
                <w:rFonts w:ascii="Courier" w:hAnsi="Courier"/>
              </w:rPr>
            </w:pPr>
          </w:p>
        </w:tc>
      </w:tr>
      <w:tr w:rsidR="00F42727" w14:paraId="02DDBFFD" w14:textId="77777777" w:rsidTr="0069275B">
        <w:trPr>
          <w:trHeight w:val="272"/>
          <w:trPrChange w:id="1757" w:author="Tom Stephens" w:date="2011-12-20T15:01:00Z">
            <w:trPr>
              <w:trHeight w:val="272"/>
            </w:trPr>
          </w:trPrChange>
        </w:trPr>
        <w:tc>
          <w:tcPr>
            <w:tcW w:w="3096" w:type="dxa"/>
            <w:vMerge w:val="restart"/>
            <w:tcPrChange w:id="1758" w:author="Tom Stephens" w:date="2011-12-20T15:01:00Z">
              <w:tcPr>
                <w:tcW w:w="3096" w:type="dxa"/>
                <w:vMerge w:val="restart"/>
              </w:tcPr>
            </w:tcPrChange>
          </w:tcPr>
          <w:p w14:paraId="7A82F591" w14:textId="77777777" w:rsidR="00F42727" w:rsidRDefault="00F42727">
            <w:pPr>
              <w:snapToGrid w:val="0"/>
              <w:rPr>
                <w:rFonts w:ascii="Courier" w:hAnsi="Courier"/>
              </w:rPr>
            </w:pPr>
            <w:r>
              <w:rPr>
                <w:rFonts w:ascii="Courier" w:hAnsi="Courier"/>
              </w:rPr>
              <w:t>started</w:t>
            </w:r>
          </w:p>
        </w:tc>
        <w:tc>
          <w:tcPr>
            <w:tcW w:w="1980" w:type="dxa"/>
            <w:vMerge w:val="restart"/>
            <w:tcPrChange w:id="1759" w:author="Tom Stephens" w:date="2011-12-20T15:01:00Z">
              <w:tcPr>
                <w:tcW w:w="1980" w:type="dxa"/>
                <w:vMerge w:val="restart"/>
              </w:tcPr>
            </w:tcPrChange>
          </w:tcPr>
          <w:p w14:paraId="0D13C4F3" w14:textId="77777777" w:rsidR="00F42727" w:rsidRDefault="00F42727">
            <w:pPr>
              <w:snapToGrid w:val="0"/>
              <w:rPr>
                <w:rFonts w:ascii="Courier" w:hAnsi="Courier"/>
              </w:rPr>
            </w:pPr>
            <w:r>
              <w:rPr>
                <w:rFonts w:ascii="Courier" w:hAnsi="Courier"/>
              </w:rPr>
              <w:t>datetime</w:t>
            </w:r>
          </w:p>
        </w:tc>
        <w:tc>
          <w:tcPr>
            <w:tcW w:w="900" w:type="dxa"/>
            <w:vMerge w:val="restart"/>
            <w:tcPrChange w:id="1760" w:author="Tom Stephens" w:date="2011-12-20T15:01:00Z">
              <w:tcPr>
                <w:tcW w:w="900" w:type="dxa"/>
                <w:vMerge w:val="restart"/>
              </w:tcPr>
            </w:tcPrChange>
          </w:tcPr>
          <w:p w14:paraId="4A7748C3" w14:textId="77777777" w:rsidR="00F42727" w:rsidRDefault="00F42727">
            <w:pPr>
              <w:snapToGrid w:val="0"/>
              <w:rPr>
                <w:rFonts w:ascii="Courier" w:hAnsi="Courier"/>
              </w:rPr>
            </w:pPr>
            <w:r>
              <w:rPr>
                <w:rFonts w:ascii="Courier" w:hAnsi="Courier"/>
              </w:rPr>
              <w:t>yes</w:t>
            </w:r>
          </w:p>
        </w:tc>
        <w:tc>
          <w:tcPr>
            <w:tcW w:w="720" w:type="dxa"/>
            <w:vMerge w:val="restart"/>
            <w:tcPrChange w:id="1761" w:author="Tom Stephens" w:date="2011-12-20T15:01:00Z">
              <w:tcPr>
                <w:tcW w:w="720" w:type="dxa"/>
                <w:vMerge w:val="restart"/>
              </w:tcPr>
            </w:tcPrChange>
          </w:tcPr>
          <w:p w14:paraId="5D2F3A4E" w14:textId="77777777" w:rsidR="00F42727" w:rsidRDefault="00F42727">
            <w:pPr>
              <w:snapToGrid w:val="0"/>
              <w:rPr>
                <w:rFonts w:ascii="Courier" w:hAnsi="Courier"/>
              </w:rPr>
            </w:pPr>
          </w:p>
        </w:tc>
        <w:tc>
          <w:tcPr>
            <w:tcW w:w="1260" w:type="dxa"/>
            <w:vMerge w:val="restart"/>
            <w:tcPrChange w:id="1762" w:author="Tom Stephens" w:date="2011-12-20T15:01:00Z">
              <w:tcPr>
                <w:tcW w:w="1260" w:type="dxa"/>
                <w:vMerge w:val="restart"/>
              </w:tcPr>
            </w:tcPrChange>
          </w:tcPr>
          <w:p w14:paraId="77DC9787" w14:textId="77777777" w:rsidR="00F42727" w:rsidRDefault="00F42727">
            <w:pPr>
              <w:snapToGrid w:val="0"/>
              <w:rPr>
                <w:rFonts w:ascii="Courier" w:hAnsi="Courier"/>
              </w:rPr>
            </w:pPr>
            <w:r>
              <w:rPr>
                <w:rFonts w:ascii="Courier" w:hAnsi="Courier"/>
              </w:rPr>
              <w:t>NULL</w:t>
            </w:r>
          </w:p>
        </w:tc>
        <w:tc>
          <w:tcPr>
            <w:tcW w:w="2341" w:type="dxa"/>
            <w:vMerge w:val="restart"/>
            <w:tcPrChange w:id="1763" w:author="Tom Stephens" w:date="2011-12-20T15:01:00Z">
              <w:tcPr>
                <w:tcW w:w="2341" w:type="dxa"/>
                <w:vMerge w:val="restart"/>
              </w:tcPr>
            </w:tcPrChange>
          </w:tcPr>
          <w:p w14:paraId="64AE0409" w14:textId="77777777" w:rsidR="00F42727" w:rsidRDefault="00F42727">
            <w:pPr>
              <w:snapToGrid w:val="0"/>
              <w:rPr>
                <w:rFonts w:ascii="Courier" w:hAnsi="Courier"/>
              </w:rPr>
            </w:pPr>
          </w:p>
        </w:tc>
      </w:tr>
      <w:tr w:rsidR="00F42727" w14:paraId="55335FA8" w14:textId="77777777" w:rsidTr="0069275B">
        <w:trPr>
          <w:trHeight w:val="272"/>
          <w:trPrChange w:id="1764" w:author="Tom Stephens" w:date="2011-12-20T15:01:00Z">
            <w:trPr>
              <w:trHeight w:val="272"/>
            </w:trPr>
          </w:trPrChange>
        </w:trPr>
        <w:tc>
          <w:tcPr>
            <w:tcW w:w="3096" w:type="dxa"/>
            <w:vMerge w:val="restart"/>
            <w:tcPrChange w:id="1765" w:author="Tom Stephens" w:date="2011-12-20T15:01:00Z">
              <w:tcPr>
                <w:tcW w:w="3096" w:type="dxa"/>
                <w:vMerge w:val="restart"/>
              </w:tcPr>
            </w:tcPrChange>
          </w:tcPr>
          <w:p w14:paraId="101B03E9" w14:textId="77777777" w:rsidR="00F42727" w:rsidRDefault="00F42727">
            <w:pPr>
              <w:snapToGrid w:val="0"/>
              <w:rPr>
                <w:rFonts w:ascii="Courier" w:hAnsi="Courier"/>
              </w:rPr>
            </w:pPr>
            <w:r>
              <w:rPr>
                <w:rFonts w:ascii="Courier" w:hAnsi="Courier"/>
              </w:rPr>
              <w:t>completed</w:t>
            </w:r>
          </w:p>
        </w:tc>
        <w:tc>
          <w:tcPr>
            <w:tcW w:w="1980" w:type="dxa"/>
            <w:vMerge w:val="restart"/>
            <w:tcPrChange w:id="1766" w:author="Tom Stephens" w:date="2011-12-20T15:01:00Z">
              <w:tcPr>
                <w:tcW w:w="1980" w:type="dxa"/>
                <w:vMerge w:val="restart"/>
              </w:tcPr>
            </w:tcPrChange>
          </w:tcPr>
          <w:p w14:paraId="7771C18F" w14:textId="77777777" w:rsidR="00F42727" w:rsidRDefault="00F42727">
            <w:pPr>
              <w:snapToGrid w:val="0"/>
              <w:rPr>
                <w:rFonts w:ascii="Courier" w:hAnsi="Courier"/>
              </w:rPr>
            </w:pPr>
            <w:r>
              <w:rPr>
                <w:rFonts w:ascii="Courier" w:hAnsi="Courier"/>
              </w:rPr>
              <w:t>datetime</w:t>
            </w:r>
          </w:p>
        </w:tc>
        <w:tc>
          <w:tcPr>
            <w:tcW w:w="900" w:type="dxa"/>
            <w:vMerge w:val="restart"/>
            <w:tcPrChange w:id="1767" w:author="Tom Stephens" w:date="2011-12-20T15:01:00Z">
              <w:tcPr>
                <w:tcW w:w="900" w:type="dxa"/>
                <w:vMerge w:val="restart"/>
              </w:tcPr>
            </w:tcPrChange>
          </w:tcPr>
          <w:p w14:paraId="621B7977" w14:textId="77777777" w:rsidR="00F42727" w:rsidRDefault="00F42727">
            <w:pPr>
              <w:snapToGrid w:val="0"/>
              <w:rPr>
                <w:rFonts w:ascii="Courier" w:hAnsi="Courier"/>
              </w:rPr>
            </w:pPr>
            <w:r>
              <w:rPr>
                <w:rFonts w:ascii="Courier" w:hAnsi="Courier"/>
              </w:rPr>
              <w:t>yes</w:t>
            </w:r>
          </w:p>
        </w:tc>
        <w:tc>
          <w:tcPr>
            <w:tcW w:w="720" w:type="dxa"/>
            <w:vMerge w:val="restart"/>
            <w:tcPrChange w:id="1768" w:author="Tom Stephens" w:date="2011-12-20T15:01:00Z">
              <w:tcPr>
                <w:tcW w:w="720" w:type="dxa"/>
                <w:vMerge w:val="restart"/>
              </w:tcPr>
            </w:tcPrChange>
          </w:tcPr>
          <w:p w14:paraId="530FC76F" w14:textId="77777777" w:rsidR="00F42727" w:rsidRDefault="00F42727">
            <w:pPr>
              <w:snapToGrid w:val="0"/>
              <w:rPr>
                <w:rFonts w:ascii="Courier" w:hAnsi="Courier"/>
              </w:rPr>
            </w:pPr>
          </w:p>
        </w:tc>
        <w:tc>
          <w:tcPr>
            <w:tcW w:w="1260" w:type="dxa"/>
            <w:vMerge w:val="restart"/>
            <w:tcPrChange w:id="1769" w:author="Tom Stephens" w:date="2011-12-20T15:01:00Z">
              <w:tcPr>
                <w:tcW w:w="1260" w:type="dxa"/>
                <w:vMerge w:val="restart"/>
              </w:tcPr>
            </w:tcPrChange>
          </w:tcPr>
          <w:p w14:paraId="1F62DB2C" w14:textId="77777777" w:rsidR="00F42727" w:rsidRDefault="00F42727">
            <w:pPr>
              <w:snapToGrid w:val="0"/>
              <w:rPr>
                <w:rFonts w:ascii="Courier" w:hAnsi="Courier"/>
              </w:rPr>
            </w:pPr>
            <w:r>
              <w:rPr>
                <w:rFonts w:ascii="Courier" w:hAnsi="Courier"/>
              </w:rPr>
              <w:t>NULL</w:t>
            </w:r>
          </w:p>
        </w:tc>
        <w:tc>
          <w:tcPr>
            <w:tcW w:w="2341" w:type="dxa"/>
            <w:vMerge w:val="restart"/>
            <w:tcPrChange w:id="1770" w:author="Tom Stephens" w:date="2011-12-20T15:01:00Z">
              <w:tcPr>
                <w:tcW w:w="2341" w:type="dxa"/>
                <w:vMerge w:val="restart"/>
              </w:tcPr>
            </w:tcPrChange>
          </w:tcPr>
          <w:p w14:paraId="2E7EE567" w14:textId="77777777" w:rsidR="00F42727" w:rsidRDefault="00F42727">
            <w:pPr>
              <w:snapToGrid w:val="0"/>
              <w:rPr>
                <w:rFonts w:ascii="Courier" w:hAnsi="Courier"/>
              </w:rPr>
            </w:pPr>
          </w:p>
        </w:tc>
      </w:tr>
      <w:tr w:rsidR="00F42727" w14:paraId="57DE9355" w14:textId="77777777" w:rsidTr="0069275B">
        <w:trPr>
          <w:trHeight w:val="272"/>
          <w:trPrChange w:id="1771" w:author="Tom Stephens" w:date="2011-12-20T15:01:00Z">
            <w:trPr>
              <w:trHeight w:val="272"/>
            </w:trPr>
          </w:trPrChange>
        </w:trPr>
        <w:tc>
          <w:tcPr>
            <w:tcW w:w="3096" w:type="dxa"/>
            <w:vMerge w:val="restart"/>
            <w:tcPrChange w:id="1772" w:author="Tom Stephens" w:date="2011-12-20T15:01:00Z">
              <w:tcPr>
                <w:tcW w:w="3096" w:type="dxa"/>
                <w:vMerge w:val="restart"/>
              </w:tcPr>
            </w:tcPrChange>
          </w:tcPr>
          <w:p w14:paraId="2EE9958F" w14:textId="77777777" w:rsidR="00F42727" w:rsidRDefault="00F42727">
            <w:pPr>
              <w:snapToGrid w:val="0"/>
              <w:rPr>
                <w:rFonts w:ascii="Courier" w:hAnsi="Courier"/>
              </w:rPr>
            </w:pPr>
            <w:r>
              <w:rPr>
                <w:rFonts w:ascii="Courier" w:hAnsi="Courier"/>
              </w:rPr>
              <w:lastRenderedPageBreak/>
              <w:t>elapsed</w:t>
            </w:r>
          </w:p>
        </w:tc>
        <w:tc>
          <w:tcPr>
            <w:tcW w:w="1980" w:type="dxa"/>
            <w:vMerge w:val="restart"/>
            <w:tcPrChange w:id="1773" w:author="Tom Stephens" w:date="2011-12-20T15:01:00Z">
              <w:tcPr>
                <w:tcW w:w="1980" w:type="dxa"/>
                <w:vMerge w:val="restart"/>
              </w:tcPr>
            </w:tcPrChange>
          </w:tcPr>
          <w:p w14:paraId="521B6D82" w14:textId="77777777" w:rsidR="00F42727" w:rsidRDefault="00F42727">
            <w:pPr>
              <w:snapToGrid w:val="0"/>
              <w:rPr>
                <w:rFonts w:ascii="Courier" w:hAnsi="Courier"/>
              </w:rPr>
            </w:pPr>
            <w:r>
              <w:rPr>
                <w:rFonts w:ascii="Courier" w:hAnsi="Courier"/>
              </w:rPr>
              <w:t>double</w:t>
            </w:r>
          </w:p>
        </w:tc>
        <w:tc>
          <w:tcPr>
            <w:tcW w:w="900" w:type="dxa"/>
            <w:vMerge w:val="restart"/>
            <w:tcPrChange w:id="1774" w:author="Tom Stephens" w:date="2011-12-20T15:01:00Z">
              <w:tcPr>
                <w:tcW w:w="900" w:type="dxa"/>
                <w:vMerge w:val="restart"/>
              </w:tcPr>
            </w:tcPrChange>
          </w:tcPr>
          <w:p w14:paraId="0144F6E9" w14:textId="77777777" w:rsidR="00F42727" w:rsidRDefault="00F42727">
            <w:pPr>
              <w:snapToGrid w:val="0"/>
              <w:rPr>
                <w:rFonts w:ascii="Courier" w:hAnsi="Courier"/>
              </w:rPr>
            </w:pPr>
            <w:r>
              <w:rPr>
                <w:rFonts w:ascii="Courier" w:hAnsi="Courier"/>
              </w:rPr>
              <w:t>yes</w:t>
            </w:r>
          </w:p>
        </w:tc>
        <w:tc>
          <w:tcPr>
            <w:tcW w:w="720" w:type="dxa"/>
            <w:vMerge w:val="restart"/>
            <w:tcPrChange w:id="1775" w:author="Tom Stephens" w:date="2011-12-20T15:01:00Z">
              <w:tcPr>
                <w:tcW w:w="720" w:type="dxa"/>
                <w:vMerge w:val="restart"/>
              </w:tcPr>
            </w:tcPrChange>
          </w:tcPr>
          <w:p w14:paraId="4DC10496" w14:textId="77777777" w:rsidR="00F42727" w:rsidRDefault="00F42727">
            <w:pPr>
              <w:snapToGrid w:val="0"/>
              <w:rPr>
                <w:rFonts w:ascii="Courier" w:hAnsi="Courier"/>
              </w:rPr>
            </w:pPr>
          </w:p>
        </w:tc>
        <w:tc>
          <w:tcPr>
            <w:tcW w:w="1260" w:type="dxa"/>
            <w:vMerge w:val="restart"/>
            <w:tcPrChange w:id="1776" w:author="Tom Stephens" w:date="2011-12-20T15:01:00Z">
              <w:tcPr>
                <w:tcW w:w="1260" w:type="dxa"/>
                <w:vMerge w:val="restart"/>
              </w:tcPr>
            </w:tcPrChange>
          </w:tcPr>
          <w:p w14:paraId="00D9D453" w14:textId="77777777" w:rsidR="00F42727" w:rsidRDefault="00F42727">
            <w:pPr>
              <w:snapToGrid w:val="0"/>
              <w:rPr>
                <w:rFonts w:ascii="Courier" w:hAnsi="Courier"/>
              </w:rPr>
            </w:pPr>
            <w:r>
              <w:rPr>
                <w:rFonts w:ascii="Courier" w:hAnsi="Courier"/>
              </w:rPr>
              <w:t>NULL</w:t>
            </w:r>
          </w:p>
        </w:tc>
        <w:tc>
          <w:tcPr>
            <w:tcW w:w="2341" w:type="dxa"/>
            <w:vMerge w:val="restart"/>
            <w:tcPrChange w:id="1777" w:author="Tom Stephens" w:date="2011-12-20T15:01:00Z">
              <w:tcPr>
                <w:tcW w:w="2341" w:type="dxa"/>
                <w:vMerge w:val="restart"/>
              </w:tcPr>
            </w:tcPrChange>
          </w:tcPr>
          <w:p w14:paraId="3FB32D53" w14:textId="77777777" w:rsidR="00F42727" w:rsidRDefault="00F42727">
            <w:pPr>
              <w:snapToGrid w:val="0"/>
              <w:rPr>
                <w:rFonts w:ascii="Courier" w:hAnsi="Courier"/>
              </w:rPr>
            </w:pPr>
          </w:p>
        </w:tc>
      </w:tr>
      <w:tr w:rsidR="00F42727" w14:paraId="266102D6" w14:textId="77777777" w:rsidTr="0069275B">
        <w:trPr>
          <w:trHeight w:val="272"/>
          <w:trPrChange w:id="1778" w:author="Tom Stephens" w:date="2011-12-20T15:01:00Z">
            <w:trPr>
              <w:trHeight w:val="272"/>
            </w:trPr>
          </w:trPrChange>
        </w:trPr>
        <w:tc>
          <w:tcPr>
            <w:tcW w:w="3096" w:type="dxa"/>
            <w:vMerge w:val="restart"/>
            <w:tcPrChange w:id="1779" w:author="Tom Stephens" w:date="2011-12-20T15:01:00Z">
              <w:tcPr>
                <w:tcW w:w="3096" w:type="dxa"/>
                <w:vMerge w:val="restart"/>
              </w:tcPr>
            </w:tcPrChange>
          </w:tcPr>
          <w:p w14:paraId="10C70271" w14:textId="77777777" w:rsidR="00F42727" w:rsidRDefault="00F42727">
            <w:pPr>
              <w:snapToGrid w:val="0"/>
              <w:rPr>
                <w:rFonts w:ascii="Courier" w:hAnsi="Courier"/>
              </w:rPr>
            </w:pPr>
            <w:proofErr w:type="spellStart"/>
            <w:r>
              <w:rPr>
                <w:rFonts w:ascii="Courier" w:hAnsi="Courier"/>
              </w:rPr>
              <w:t>events_searced</w:t>
            </w:r>
            <w:proofErr w:type="spellEnd"/>
          </w:p>
        </w:tc>
        <w:tc>
          <w:tcPr>
            <w:tcW w:w="1980" w:type="dxa"/>
            <w:vMerge w:val="restart"/>
            <w:tcPrChange w:id="1780" w:author="Tom Stephens" w:date="2011-12-20T15:01:00Z">
              <w:tcPr>
                <w:tcW w:w="1980" w:type="dxa"/>
                <w:vMerge w:val="restart"/>
              </w:tcPr>
            </w:tcPrChange>
          </w:tcPr>
          <w:p w14:paraId="3DB5655E" w14:textId="77777777" w:rsidR="00F42727" w:rsidRDefault="00F42727">
            <w:pPr>
              <w:snapToGrid w:val="0"/>
              <w:rPr>
                <w:rFonts w:ascii="Courier" w:hAnsi="Courier"/>
              </w:rPr>
            </w:pPr>
            <w:proofErr w:type="spellStart"/>
            <w:proofErr w:type="gramStart"/>
            <w:r>
              <w:rPr>
                <w:rFonts w:ascii="Courier" w:hAnsi="Courier"/>
              </w:rPr>
              <w:t>bigint</w:t>
            </w:r>
            <w:proofErr w:type="spellEnd"/>
            <w:r>
              <w:rPr>
                <w:rFonts w:ascii="Courier" w:hAnsi="Courier"/>
              </w:rPr>
              <w:t>(</w:t>
            </w:r>
            <w:proofErr w:type="gramEnd"/>
            <w:r>
              <w:rPr>
                <w:rFonts w:ascii="Courier" w:hAnsi="Courier"/>
              </w:rPr>
              <w:t>20)</w:t>
            </w:r>
          </w:p>
        </w:tc>
        <w:tc>
          <w:tcPr>
            <w:tcW w:w="900" w:type="dxa"/>
            <w:vMerge w:val="restart"/>
            <w:tcPrChange w:id="1781" w:author="Tom Stephens" w:date="2011-12-20T15:01:00Z">
              <w:tcPr>
                <w:tcW w:w="900" w:type="dxa"/>
                <w:vMerge w:val="restart"/>
              </w:tcPr>
            </w:tcPrChange>
          </w:tcPr>
          <w:p w14:paraId="72FEA974" w14:textId="77777777" w:rsidR="00F42727" w:rsidRDefault="00F42727">
            <w:pPr>
              <w:snapToGrid w:val="0"/>
              <w:rPr>
                <w:rFonts w:ascii="Courier" w:hAnsi="Courier"/>
              </w:rPr>
            </w:pPr>
            <w:r>
              <w:rPr>
                <w:rFonts w:ascii="Courier" w:hAnsi="Courier"/>
              </w:rPr>
              <w:t>yes</w:t>
            </w:r>
          </w:p>
        </w:tc>
        <w:tc>
          <w:tcPr>
            <w:tcW w:w="720" w:type="dxa"/>
            <w:vMerge w:val="restart"/>
            <w:tcPrChange w:id="1782" w:author="Tom Stephens" w:date="2011-12-20T15:01:00Z">
              <w:tcPr>
                <w:tcW w:w="720" w:type="dxa"/>
                <w:vMerge w:val="restart"/>
              </w:tcPr>
            </w:tcPrChange>
          </w:tcPr>
          <w:p w14:paraId="2EB7ACF8" w14:textId="77777777" w:rsidR="00F42727" w:rsidRDefault="00F42727">
            <w:pPr>
              <w:snapToGrid w:val="0"/>
              <w:rPr>
                <w:rFonts w:ascii="Courier" w:hAnsi="Courier"/>
              </w:rPr>
            </w:pPr>
          </w:p>
        </w:tc>
        <w:tc>
          <w:tcPr>
            <w:tcW w:w="1260" w:type="dxa"/>
            <w:vMerge w:val="restart"/>
            <w:tcPrChange w:id="1783" w:author="Tom Stephens" w:date="2011-12-20T15:01:00Z">
              <w:tcPr>
                <w:tcW w:w="1260" w:type="dxa"/>
                <w:vMerge w:val="restart"/>
              </w:tcPr>
            </w:tcPrChange>
          </w:tcPr>
          <w:p w14:paraId="57737A3D" w14:textId="77777777" w:rsidR="00F42727" w:rsidRDefault="00F42727">
            <w:pPr>
              <w:snapToGrid w:val="0"/>
              <w:rPr>
                <w:rFonts w:ascii="Courier" w:hAnsi="Courier"/>
              </w:rPr>
            </w:pPr>
            <w:r>
              <w:rPr>
                <w:rFonts w:ascii="Courier" w:hAnsi="Courier"/>
              </w:rPr>
              <w:t>NULL</w:t>
            </w:r>
          </w:p>
        </w:tc>
        <w:tc>
          <w:tcPr>
            <w:tcW w:w="2341" w:type="dxa"/>
            <w:vMerge w:val="restart"/>
            <w:tcPrChange w:id="1784" w:author="Tom Stephens" w:date="2011-12-20T15:01:00Z">
              <w:tcPr>
                <w:tcW w:w="2341" w:type="dxa"/>
                <w:vMerge w:val="restart"/>
              </w:tcPr>
            </w:tcPrChange>
          </w:tcPr>
          <w:p w14:paraId="04254F54" w14:textId="77777777" w:rsidR="00F42727" w:rsidRDefault="00F42727">
            <w:pPr>
              <w:snapToGrid w:val="0"/>
              <w:rPr>
                <w:rFonts w:ascii="Courier" w:hAnsi="Courier"/>
              </w:rPr>
            </w:pPr>
          </w:p>
        </w:tc>
      </w:tr>
      <w:tr w:rsidR="00F42727" w14:paraId="0061B77D" w14:textId="77777777" w:rsidTr="0069275B">
        <w:trPr>
          <w:trHeight w:val="272"/>
          <w:trPrChange w:id="1785" w:author="Tom Stephens" w:date="2011-12-20T15:01:00Z">
            <w:trPr>
              <w:trHeight w:val="272"/>
            </w:trPr>
          </w:trPrChange>
        </w:trPr>
        <w:tc>
          <w:tcPr>
            <w:tcW w:w="3096" w:type="dxa"/>
            <w:vMerge w:val="restart"/>
            <w:tcPrChange w:id="1786" w:author="Tom Stephens" w:date="2011-12-20T15:01:00Z">
              <w:tcPr>
                <w:tcW w:w="3096" w:type="dxa"/>
                <w:vMerge w:val="restart"/>
              </w:tcPr>
            </w:tcPrChange>
          </w:tcPr>
          <w:p w14:paraId="72B6A3DB" w14:textId="77777777" w:rsidR="00F42727" w:rsidRDefault="00F42727">
            <w:pPr>
              <w:snapToGrid w:val="0"/>
              <w:rPr>
                <w:rFonts w:ascii="Courier" w:hAnsi="Courier"/>
              </w:rPr>
            </w:pPr>
            <w:proofErr w:type="spellStart"/>
            <w:r>
              <w:rPr>
                <w:rFonts w:ascii="Courier" w:hAnsi="Courier"/>
              </w:rPr>
              <w:t>events_returned</w:t>
            </w:r>
            <w:proofErr w:type="spellEnd"/>
          </w:p>
        </w:tc>
        <w:tc>
          <w:tcPr>
            <w:tcW w:w="1980" w:type="dxa"/>
            <w:vMerge w:val="restart"/>
            <w:tcPrChange w:id="1787" w:author="Tom Stephens" w:date="2011-12-20T15:01:00Z">
              <w:tcPr>
                <w:tcW w:w="1980" w:type="dxa"/>
                <w:vMerge w:val="restart"/>
              </w:tcPr>
            </w:tcPrChange>
          </w:tcPr>
          <w:p w14:paraId="63B8F9C6" w14:textId="77777777" w:rsidR="00F42727" w:rsidRDefault="00F42727">
            <w:pPr>
              <w:snapToGrid w:val="0"/>
              <w:rPr>
                <w:rFonts w:ascii="Courier" w:hAnsi="Courier"/>
              </w:rPr>
            </w:pPr>
            <w:proofErr w:type="spellStart"/>
            <w:proofErr w:type="gramStart"/>
            <w:r>
              <w:rPr>
                <w:rFonts w:ascii="Courier" w:hAnsi="Courier"/>
              </w:rPr>
              <w:t>bigint</w:t>
            </w:r>
            <w:proofErr w:type="spellEnd"/>
            <w:r>
              <w:rPr>
                <w:rFonts w:ascii="Courier" w:hAnsi="Courier"/>
              </w:rPr>
              <w:t>(</w:t>
            </w:r>
            <w:proofErr w:type="gramEnd"/>
            <w:r>
              <w:rPr>
                <w:rFonts w:ascii="Courier" w:hAnsi="Courier"/>
              </w:rPr>
              <w:t>20)</w:t>
            </w:r>
          </w:p>
        </w:tc>
        <w:tc>
          <w:tcPr>
            <w:tcW w:w="900" w:type="dxa"/>
            <w:vMerge w:val="restart"/>
            <w:tcPrChange w:id="1788" w:author="Tom Stephens" w:date="2011-12-20T15:01:00Z">
              <w:tcPr>
                <w:tcW w:w="900" w:type="dxa"/>
                <w:vMerge w:val="restart"/>
              </w:tcPr>
            </w:tcPrChange>
          </w:tcPr>
          <w:p w14:paraId="4A530C74" w14:textId="77777777" w:rsidR="00F42727" w:rsidRDefault="00F42727">
            <w:pPr>
              <w:snapToGrid w:val="0"/>
              <w:rPr>
                <w:rFonts w:ascii="Courier" w:hAnsi="Courier"/>
              </w:rPr>
            </w:pPr>
            <w:r>
              <w:rPr>
                <w:rFonts w:ascii="Courier" w:hAnsi="Courier"/>
              </w:rPr>
              <w:t>yes</w:t>
            </w:r>
          </w:p>
        </w:tc>
        <w:tc>
          <w:tcPr>
            <w:tcW w:w="720" w:type="dxa"/>
            <w:vMerge w:val="restart"/>
            <w:tcPrChange w:id="1789" w:author="Tom Stephens" w:date="2011-12-20T15:01:00Z">
              <w:tcPr>
                <w:tcW w:w="720" w:type="dxa"/>
                <w:vMerge w:val="restart"/>
              </w:tcPr>
            </w:tcPrChange>
          </w:tcPr>
          <w:p w14:paraId="6F118AB7" w14:textId="77777777" w:rsidR="00F42727" w:rsidRDefault="00F42727">
            <w:pPr>
              <w:snapToGrid w:val="0"/>
              <w:rPr>
                <w:rFonts w:ascii="Courier" w:hAnsi="Courier"/>
              </w:rPr>
            </w:pPr>
          </w:p>
        </w:tc>
        <w:tc>
          <w:tcPr>
            <w:tcW w:w="1260" w:type="dxa"/>
            <w:vMerge w:val="restart"/>
            <w:tcPrChange w:id="1790" w:author="Tom Stephens" w:date="2011-12-20T15:01:00Z">
              <w:tcPr>
                <w:tcW w:w="1260" w:type="dxa"/>
                <w:vMerge w:val="restart"/>
              </w:tcPr>
            </w:tcPrChange>
          </w:tcPr>
          <w:p w14:paraId="0F0380C0" w14:textId="77777777" w:rsidR="00F42727" w:rsidRDefault="00F42727">
            <w:pPr>
              <w:snapToGrid w:val="0"/>
              <w:rPr>
                <w:rFonts w:ascii="Courier" w:hAnsi="Courier"/>
              </w:rPr>
            </w:pPr>
            <w:r>
              <w:rPr>
                <w:rFonts w:ascii="Courier" w:hAnsi="Courier"/>
              </w:rPr>
              <w:t>NULL</w:t>
            </w:r>
          </w:p>
        </w:tc>
        <w:tc>
          <w:tcPr>
            <w:tcW w:w="2341" w:type="dxa"/>
            <w:vMerge w:val="restart"/>
            <w:tcPrChange w:id="1791" w:author="Tom Stephens" w:date="2011-12-20T15:01:00Z">
              <w:tcPr>
                <w:tcW w:w="2341" w:type="dxa"/>
                <w:vMerge w:val="restart"/>
              </w:tcPr>
            </w:tcPrChange>
          </w:tcPr>
          <w:p w14:paraId="146EF961" w14:textId="77777777" w:rsidR="00F42727" w:rsidRDefault="00F42727">
            <w:pPr>
              <w:snapToGrid w:val="0"/>
              <w:rPr>
                <w:rFonts w:ascii="Courier" w:hAnsi="Courier"/>
              </w:rPr>
            </w:pPr>
          </w:p>
        </w:tc>
      </w:tr>
      <w:tr w:rsidR="00F42727" w14:paraId="3EA6A437" w14:textId="77777777" w:rsidTr="0069275B">
        <w:trPr>
          <w:trHeight w:val="272"/>
          <w:trPrChange w:id="1792" w:author="Tom Stephens" w:date="2011-12-20T15:01:00Z">
            <w:trPr>
              <w:trHeight w:val="272"/>
            </w:trPr>
          </w:trPrChange>
        </w:trPr>
        <w:tc>
          <w:tcPr>
            <w:tcW w:w="3096" w:type="dxa"/>
            <w:vMerge w:val="restart"/>
            <w:tcPrChange w:id="1793" w:author="Tom Stephens" w:date="2011-12-20T15:01:00Z">
              <w:tcPr>
                <w:tcW w:w="3096" w:type="dxa"/>
                <w:vMerge w:val="restart"/>
              </w:tcPr>
            </w:tcPrChange>
          </w:tcPr>
          <w:p w14:paraId="3FC8E132" w14:textId="77777777" w:rsidR="00F42727" w:rsidRDefault="00F42727">
            <w:pPr>
              <w:snapToGrid w:val="0"/>
              <w:rPr>
                <w:rFonts w:ascii="Courier" w:hAnsi="Courier"/>
              </w:rPr>
            </w:pPr>
            <w:proofErr w:type="spellStart"/>
            <w:r>
              <w:rPr>
                <w:rFonts w:ascii="Courier" w:hAnsi="Courier"/>
              </w:rPr>
              <w:t>n_files</w:t>
            </w:r>
            <w:proofErr w:type="spellEnd"/>
          </w:p>
        </w:tc>
        <w:tc>
          <w:tcPr>
            <w:tcW w:w="1980" w:type="dxa"/>
            <w:vMerge w:val="restart"/>
            <w:tcPrChange w:id="1794" w:author="Tom Stephens" w:date="2011-12-20T15:01:00Z">
              <w:tcPr>
                <w:tcW w:w="1980" w:type="dxa"/>
                <w:vMerge w:val="restart"/>
              </w:tcPr>
            </w:tcPrChange>
          </w:tcPr>
          <w:p w14:paraId="18740A25" w14:textId="77777777" w:rsidR="00F42727" w:rsidRDefault="00F42727">
            <w:pPr>
              <w:snapToGrid w:val="0"/>
              <w:rPr>
                <w:rFonts w:ascii="Courier" w:hAnsi="Courier"/>
              </w:rPr>
            </w:pPr>
            <w:proofErr w:type="spellStart"/>
            <w:proofErr w:type="gramStart"/>
            <w:r>
              <w:rPr>
                <w:rFonts w:ascii="Courier" w:hAnsi="Courier"/>
              </w:rPr>
              <w:t>smallint</w:t>
            </w:r>
            <w:proofErr w:type="spellEnd"/>
            <w:r>
              <w:rPr>
                <w:rFonts w:ascii="Courier" w:hAnsi="Courier"/>
              </w:rPr>
              <w:t>(</w:t>
            </w:r>
            <w:proofErr w:type="gramEnd"/>
            <w:r>
              <w:rPr>
                <w:rFonts w:ascii="Courier" w:hAnsi="Courier"/>
              </w:rPr>
              <w:t>6)</w:t>
            </w:r>
          </w:p>
        </w:tc>
        <w:tc>
          <w:tcPr>
            <w:tcW w:w="900" w:type="dxa"/>
            <w:vMerge w:val="restart"/>
            <w:tcPrChange w:id="1795" w:author="Tom Stephens" w:date="2011-12-20T15:01:00Z">
              <w:tcPr>
                <w:tcW w:w="900" w:type="dxa"/>
                <w:vMerge w:val="restart"/>
              </w:tcPr>
            </w:tcPrChange>
          </w:tcPr>
          <w:p w14:paraId="36B5DA2D" w14:textId="77777777" w:rsidR="00F42727" w:rsidRDefault="00F42727">
            <w:pPr>
              <w:snapToGrid w:val="0"/>
              <w:rPr>
                <w:rFonts w:ascii="Courier" w:hAnsi="Courier"/>
              </w:rPr>
            </w:pPr>
            <w:r>
              <w:rPr>
                <w:rFonts w:ascii="Courier" w:hAnsi="Courier"/>
              </w:rPr>
              <w:t>yes</w:t>
            </w:r>
          </w:p>
        </w:tc>
        <w:tc>
          <w:tcPr>
            <w:tcW w:w="720" w:type="dxa"/>
            <w:vMerge w:val="restart"/>
            <w:tcPrChange w:id="1796" w:author="Tom Stephens" w:date="2011-12-20T15:01:00Z">
              <w:tcPr>
                <w:tcW w:w="720" w:type="dxa"/>
                <w:vMerge w:val="restart"/>
              </w:tcPr>
            </w:tcPrChange>
          </w:tcPr>
          <w:p w14:paraId="797FB4AE" w14:textId="77777777" w:rsidR="00F42727" w:rsidRDefault="00F42727">
            <w:pPr>
              <w:snapToGrid w:val="0"/>
              <w:rPr>
                <w:rFonts w:ascii="Courier" w:hAnsi="Courier"/>
              </w:rPr>
            </w:pPr>
          </w:p>
        </w:tc>
        <w:tc>
          <w:tcPr>
            <w:tcW w:w="1260" w:type="dxa"/>
            <w:vMerge w:val="restart"/>
            <w:tcPrChange w:id="1797" w:author="Tom Stephens" w:date="2011-12-20T15:01:00Z">
              <w:tcPr>
                <w:tcW w:w="1260" w:type="dxa"/>
                <w:vMerge w:val="restart"/>
              </w:tcPr>
            </w:tcPrChange>
          </w:tcPr>
          <w:p w14:paraId="33436A3A" w14:textId="77777777" w:rsidR="00F42727" w:rsidRDefault="00F42727">
            <w:pPr>
              <w:snapToGrid w:val="0"/>
              <w:rPr>
                <w:rFonts w:ascii="Courier" w:hAnsi="Courier"/>
              </w:rPr>
            </w:pPr>
            <w:r>
              <w:rPr>
                <w:rFonts w:ascii="Courier" w:hAnsi="Courier"/>
              </w:rPr>
              <w:t>NULL</w:t>
            </w:r>
          </w:p>
        </w:tc>
        <w:tc>
          <w:tcPr>
            <w:tcW w:w="2341" w:type="dxa"/>
            <w:vMerge w:val="restart"/>
            <w:tcPrChange w:id="1798" w:author="Tom Stephens" w:date="2011-12-20T15:01:00Z">
              <w:tcPr>
                <w:tcW w:w="2341" w:type="dxa"/>
                <w:vMerge w:val="restart"/>
              </w:tcPr>
            </w:tcPrChange>
          </w:tcPr>
          <w:p w14:paraId="3C4F0604" w14:textId="77777777" w:rsidR="00F42727" w:rsidRDefault="00F42727">
            <w:pPr>
              <w:snapToGrid w:val="0"/>
              <w:rPr>
                <w:rFonts w:ascii="Courier" w:hAnsi="Courier"/>
              </w:rPr>
            </w:pPr>
          </w:p>
        </w:tc>
      </w:tr>
      <w:tr w:rsidR="00F42727" w14:paraId="0144E590" w14:textId="77777777" w:rsidTr="0069275B">
        <w:trPr>
          <w:trHeight w:val="285"/>
          <w:trPrChange w:id="1799" w:author="Tom Stephens" w:date="2011-12-20T15:01:00Z">
            <w:trPr>
              <w:trHeight w:val="285"/>
            </w:trPr>
          </w:trPrChange>
        </w:trPr>
        <w:tc>
          <w:tcPr>
            <w:tcW w:w="3096" w:type="dxa"/>
            <w:vMerge w:val="restart"/>
            <w:tcBorders>
              <w:bottom w:val="single" w:sz="8" w:space="0" w:color="008000"/>
            </w:tcBorders>
            <w:tcPrChange w:id="1800" w:author="Tom Stephens" w:date="2011-12-20T15:01:00Z">
              <w:tcPr>
                <w:tcW w:w="3096" w:type="dxa"/>
                <w:vMerge w:val="restart"/>
                <w:tcBorders>
                  <w:bottom w:val="single" w:sz="8" w:space="0" w:color="008000"/>
                </w:tcBorders>
              </w:tcPr>
            </w:tcPrChange>
          </w:tcPr>
          <w:p w14:paraId="19F6A6E0" w14:textId="77777777" w:rsidR="00F42727" w:rsidRDefault="00F42727">
            <w:pPr>
              <w:snapToGrid w:val="0"/>
              <w:rPr>
                <w:rFonts w:ascii="Courier" w:hAnsi="Courier"/>
              </w:rPr>
            </w:pPr>
            <w:r>
              <w:rPr>
                <w:rFonts w:ascii="Courier" w:hAnsi="Courier"/>
              </w:rPr>
              <w:t>queue</w:t>
            </w:r>
          </w:p>
        </w:tc>
        <w:tc>
          <w:tcPr>
            <w:tcW w:w="1980" w:type="dxa"/>
            <w:vMerge w:val="restart"/>
            <w:tcBorders>
              <w:bottom w:val="single" w:sz="8" w:space="0" w:color="008000"/>
            </w:tcBorders>
            <w:tcPrChange w:id="1801" w:author="Tom Stephens" w:date="2011-12-20T15:01:00Z">
              <w:tcPr>
                <w:tcW w:w="1980" w:type="dxa"/>
                <w:vMerge w:val="restart"/>
                <w:tcBorders>
                  <w:bottom w:val="single" w:sz="8" w:space="0" w:color="008000"/>
                </w:tcBorders>
              </w:tcPr>
            </w:tcPrChange>
          </w:tcPr>
          <w:p w14:paraId="266CB180" w14:textId="77777777" w:rsidR="00F42727" w:rsidRDefault="00F42727">
            <w:pPr>
              <w:snapToGrid w:val="0"/>
              <w:rPr>
                <w:rFonts w:ascii="Courier" w:hAnsi="Courier"/>
              </w:rPr>
            </w:pPr>
            <w:proofErr w:type="gramStart"/>
            <w:r>
              <w:rPr>
                <w:rFonts w:ascii="Courier" w:hAnsi="Courier"/>
              </w:rPr>
              <w:t>int(</w:t>
            </w:r>
            <w:proofErr w:type="gramEnd"/>
            <w:r>
              <w:rPr>
                <w:rFonts w:ascii="Courier" w:hAnsi="Courier"/>
              </w:rPr>
              <w:t>11)</w:t>
            </w:r>
          </w:p>
        </w:tc>
        <w:tc>
          <w:tcPr>
            <w:tcW w:w="900" w:type="dxa"/>
            <w:vMerge w:val="restart"/>
            <w:tcBorders>
              <w:bottom w:val="single" w:sz="8" w:space="0" w:color="008000"/>
            </w:tcBorders>
            <w:tcPrChange w:id="1802" w:author="Tom Stephens" w:date="2011-12-20T15:01:00Z">
              <w:tcPr>
                <w:tcW w:w="900" w:type="dxa"/>
                <w:vMerge w:val="restart"/>
                <w:tcBorders>
                  <w:bottom w:val="single" w:sz="8" w:space="0" w:color="008000"/>
                </w:tcBorders>
              </w:tcPr>
            </w:tcPrChange>
          </w:tcPr>
          <w:p w14:paraId="32E231F9" w14:textId="77777777" w:rsidR="00F42727" w:rsidRDefault="00F42727">
            <w:pPr>
              <w:snapToGrid w:val="0"/>
              <w:rPr>
                <w:rFonts w:ascii="Courier" w:hAnsi="Courier"/>
              </w:rPr>
            </w:pPr>
            <w:r>
              <w:rPr>
                <w:rFonts w:ascii="Courier" w:hAnsi="Courier"/>
              </w:rPr>
              <w:t>yes</w:t>
            </w:r>
          </w:p>
        </w:tc>
        <w:tc>
          <w:tcPr>
            <w:tcW w:w="720" w:type="dxa"/>
            <w:vMerge w:val="restart"/>
            <w:tcBorders>
              <w:bottom w:val="single" w:sz="8" w:space="0" w:color="008000"/>
            </w:tcBorders>
            <w:tcPrChange w:id="1803" w:author="Tom Stephens" w:date="2011-12-20T15:01:00Z">
              <w:tcPr>
                <w:tcW w:w="720" w:type="dxa"/>
                <w:vMerge w:val="restart"/>
                <w:tcBorders>
                  <w:bottom w:val="single" w:sz="8" w:space="0" w:color="008000"/>
                </w:tcBorders>
              </w:tcPr>
            </w:tcPrChange>
          </w:tcPr>
          <w:p w14:paraId="2AA3F952" w14:textId="77777777" w:rsidR="00F42727" w:rsidRDefault="00F42727">
            <w:pPr>
              <w:snapToGrid w:val="0"/>
              <w:rPr>
                <w:rFonts w:ascii="Courier" w:hAnsi="Courier"/>
              </w:rPr>
            </w:pPr>
          </w:p>
        </w:tc>
        <w:tc>
          <w:tcPr>
            <w:tcW w:w="1260" w:type="dxa"/>
            <w:vMerge w:val="restart"/>
            <w:tcBorders>
              <w:bottom w:val="single" w:sz="8" w:space="0" w:color="008000"/>
            </w:tcBorders>
            <w:tcPrChange w:id="1804" w:author="Tom Stephens" w:date="2011-12-20T15:01:00Z">
              <w:tcPr>
                <w:tcW w:w="1260" w:type="dxa"/>
                <w:vMerge w:val="restart"/>
                <w:tcBorders>
                  <w:bottom w:val="single" w:sz="8" w:space="0" w:color="008000"/>
                </w:tcBorders>
              </w:tcPr>
            </w:tcPrChange>
          </w:tcPr>
          <w:p w14:paraId="6FA08CC9" w14:textId="77777777" w:rsidR="00F42727" w:rsidRDefault="00F42727">
            <w:pPr>
              <w:snapToGrid w:val="0"/>
              <w:rPr>
                <w:rFonts w:ascii="Courier" w:hAnsi="Courier"/>
              </w:rPr>
            </w:pPr>
            <w:r>
              <w:rPr>
                <w:rFonts w:ascii="Courier" w:hAnsi="Courier"/>
              </w:rPr>
              <w:t>NULL</w:t>
            </w:r>
          </w:p>
        </w:tc>
        <w:tc>
          <w:tcPr>
            <w:tcW w:w="2341" w:type="dxa"/>
            <w:vMerge w:val="restart"/>
            <w:tcBorders>
              <w:bottom w:val="single" w:sz="8" w:space="0" w:color="008000"/>
            </w:tcBorders>
            <w:tcPrChange w:id="1805" w:author="Tom Stephens" w:date="2011-12-20T15:01:00Z">
              <w:tcPr>
                <w:tcW w:w="2341" w:type="dxa"/>
                <w:vMerge w:val="restart"/>
                <w:tcBorders>
                  <w:bottom w:val="single" w:sz="8" w:space="0" w:color="008000"/>
                </w:tcBorders>
              </w:tcPr>
            </w:tcPrChange>
          </w:tcPr>
          <w:p w14:paraId="7D45FE97" w14:textId="77777777" w:rsidR="00F42727" w:rsidRDefault="00F42727">
            <w:pPr>
              <w:snapToGrid w:val="0"/>
              <w:rPr>
                <w:rFonts w:ascii="Courier" w:hAnsi="Courier"/>
              </w:rPr>
            </w:pPr>
          </w:p>
        </w:tc>
      </w:tr>
    </w:tbl>
    <w:p w14:paraId="4B277EC8" w14:textId="77777777" w:rsidR="00F42727" w:rsidRDefault="00F42727"/>
    <w:p w14:paraId="4537A4B6" w14:textId="77777777" w:rsidR="00F42727" w:rsidRDefault="00F42727"/>
    <w:sectPr w:rsidR="00F42727">
      <w:headerReference w:type="even" r:id="rId146"/>
      <w:headerReference w:type="default" r:id="rId147"/>
      <w:footerReference w:type="even" r:id="rId148"/>
      <w:footerReference w:type="default" r:id="rId149"/>
      <w:headerReference w:type="first" r:id="rId150"/>
      <w:footerReference w:type="first" r:id="rId151"/>
      <w:footnotePr>
        <w:pos w:val="beneathText"/>
      </w:foot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5983" w14:textId="77777777" w:rsidR="00F247F3" w:rsidRDefault="00F247F3">
      <w:r>
        <w:separator/>
      </w:r>
    </w:p>
  </w:endnote>
  <w:endnote w:type="continuationSeparator" w:id="0">
    <w:p w14:paraId="4F2ECC3B" w14:textId="77777777" w:rsidR="00F247F3" w:rsidRDefault="00F2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DejaVu LGC Sans">
    <w:altName w:val="Yu Gothic"/>
    <w:charset w:val="80"/>
    <w:family w:val="swiss"/>
    <w:pitch w:val="variable"/>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B188" w14:textId="77777777" w:rsidR="00F42727" w:rsidRDefault="00F42727">
    <w:pPr>
      <w:tabs>
        <w:tab w:val="right" w:pos="9180"/>
      </w:tabs>
      <w:ind w:right="-540"/>
      <w:jc w:val="center"/>
      <w:rPr>
        <w:sz w:val="16"/>
      </w:rPr>
    </w:pPr>
    <w:r>
      <w:rPr>
        <w:sz w:val="16"/>
      </w:rPr>
      <w:t xml:space="preserve">Check </w:t>
    </w:r>
    <w:hyperlink r:id="rId1" w:history="1">
      <w:r>
        <w:rPr>
          <w:rStyle w:val="Hyperlink"/>
        </w:rPr>
        <w:t>http://</w:t>
      </w:r>
    </w:hyperlink>
    <w:hyperlink r:id="rId2" w:history="1"/>
    <w:hyperlink r:id="rId3" w:history="1">
      <w:r>
        <w:rPr>
          <w:rStyle w:val="Hyperlink"/>
        </w:rPr>
        <w:t>f</w:t>
      </w:r>
    </w:hyperlink>
    <w:hyperlink r:id="rId4" w:history="1">
      <w:r>
        <w:rPr>
          <w:rStyle w:val="Hyperlink"/>
        </w:rPr>
        <w:t>ermi</w:t>
      </w:r>
    </w:hyperlink>
    <w:hyperlink r:id="rId5" w:history="1">
      <w:r>
        <w:rPr>
          <w:rStyle w:val="Hyperlink"/>
        </w:rPr>
        <w:t>.gsfc.nasa.gov/ssc/dev/baselined_documents/</w:t>
      </w:r>
    </w:hyperlink>
    <w:r>
      <w:rPr>
        <w:sz w:val="16"/>
      </w:rPr>
      <w:t xml:space="preserve"> for the latest baselined version</w:t>
    </w:r>
  </w:p>
  <w:p w14:paraId="66D28865" w14:textId="77777777" w:rsidR="00F42727" w:rsidRDefault="00F42727">
    <w:pPr>
      <w:tabs>
        <w:tab w:val="right" w:pos="9180"/>
      </w:tabs>
      <w:ind w:right="-540"/>
      <w:jc w:val="center"/>
      <w:rPr>
        <w:sz w:val="16"/>
      </w:rPr>
    </w:pPr>
    <w:r>
      <w:rPr>
        <w:sz w:val="16"/>
      </w:rPr>
      <w:t xml:space="preserve">and </w:t>
    </w:r>
    <w:hyperlink r:id="rId6" w:history="1">
      <w:r>
        <w:rPr>
          <w:rStyle w:val="Hyperlink"/>
        </w:rPr>
        <w:t>http://</w:t>
      </w:r>
    </w:hyperlink>
    <w:hyperlink r:id="rId7" w:history="1"/>
    <w:hyperlink r:id="rId8" w:history="1">
      <w:r>
        <w:rPr>
          <w:rStyle w:val="Hyperlink"/>
        </w:rPr>
        <w:t>f</w:t>
      </w:r>
    </w:hyperlink>
    <w:hyperlink r:id="rId9" w:history="1">
      <w:r>
        <w:rPr>
          <w:rStyle w:val="Hyperlink"/>
        </w:rPr>
        <w:t>ermi</w:t>
      </w:r>
    </w:hyperlink>
    <w:hyperlink r:id="rId10" w:history="1">
      <w:r>
        <w:rPr>
          <w:rStyle w:val="Hyperlink"/>
        </w:rPr>
        <w:t>.gsfc.nasa.gov/ssc/dev/current_documents/</w:t>
      </w:r>
    </w:hyperlink>
    <w:r>
      <w:rPr>
        <w:sz w:val="16"/>
      </w:rPr>
      <w:t xml:space="preserve"> for the latest draft version</w:t>
    </w:r>
  </w:p>
  <w:p w14:paraId="35C76A4D" w14:textId="77777777" w:rsidR="00F42727" w:rsidRDefault="00F42727">
    <w:pPr>
      <w:tabs>
        <w:tab w:val="right" w:pos="9090"/>
      </w:tabs>
    </w:pPr>
  </w:p>
  <w:p w14:paraId="3E45DD1F" w14:textId="77777777" w:rsidR="00F42727" w:rsidRDefault="00F427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06B5" w14:textId="77777777" w:rsidR="00F42727" w:rsidRDefault="00F427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A19C" w14:textId="77777777" w:rsidR="00F42727" w:rsidRDefault="00F427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E2E2" w14:textId="77777777" w:rsidR="00F42727" w:rsidRDefault="00F42727">
    <w:pPr>
      <w:tabs>
        <w:tab w:val="right" w:pos="9180"/>
      </w:tabs>
      <w:ind w:right="-540"/>
      <w:jc w:val="center"/>
      <w:rPr>
        <w:sz w:val="16"/>
      </w:rPr>
    </w:pPr>
    <w:r>
      <w:rPr>
        <w:sz w:val="16"/>
      </w:rPr>
      <w:t xml:space="preserve">Check </w:t>
    </w:r>
    <w:hyperlink r:id="rId1" w:history="1">
      <w:r>
        <w:rPr>
          <w:rStyle w:val="Hyperlink"/>
        </w:rPr>
        <w:t>http://</w:t>
      </w:r>
    </w:hyperlink>
    <w:hyperlink r:id="rId2" w:history="1"/>
    <w:hyperlink r:id="rId3" w:history="1">
      <w:r>
        <w:rPr>
          <w:rStyle w:val="Hyperlink"/>
        </w:rPr>
        <w:t>fermi</w:t>
      </w:r>
    </w:hyperlink>
    <w:hyperlink r:id="rId4" w:history="1">
      <w:r>
        <w:rPr>
          <w:rStyle w:val="Hyperlink"/>
        </w:rPr>
        <w:t>.gsfc.nasa.gov/ssc/dev/baselined_documents/</w:t>
      </w:r>
    </w:hyperlink>
    <w:r>
      <w:rPr>
        <w:sz w:val="16"/>
      </w:rPr>
      <w:t xml:space="preserve"> for the latest baselined version</w:t>
    </w:r>
  </w:p>
  <w:p w14:paraId="39B5C01C" w14:textId="77777777" w:rsidR="00F42727" w:rsidRDefault="00F42727">
    <w:pPr>
      <w:tabs>
        <w:tab w:val="right" w:pos="9180"/>
      </w:tabs>
      <w:ind w:right="-540"/>
      <w:jc w:val="center"/>
      <w:rPr>
        <w:sz w:val="16"/>
      </w:rPr>
    </w:pPr>
    <w:r>
      <w:rPr>
        <w:sz w:val="16"/>
      </w:rPr>
      <w:t xml:space="preserve">and </w:t>
    </w:r>
    <w:hyperlink r:id="rId5" w:history="1">
      <w:r>
        <w:rPr>
          <w:rStyle w:val="Hyperlink"/>
        </w:rPr>
        <w:t>http://</w:t>
      </w:r>
    </w:hyperlink>
    <w:hyperlink r:id="rId6" w:history="1"/>
    <w:hyperlink r:id="rId7" w:history="1">
      <w:r>
        <w:rPr>
          <w:rStyle w:val="Hyperlink"/>
        </w:rPr>
        <w:t>fermi</w:t>
      </w:r>
    </w:hyperlink>
    <w:hyperlink r:id="rId8" w:history="1">
      <w:r>
        <w:rPr>
          <w:rStyle w:val="Hyperlink"/>
        </w:rPr>
        <w:t>.gsfc.nasa.gov/ssc/dev/current_documents/</w:t>
      </w:r>
    </w:hyperlink>
    <w:r>
      <w:rPr>
        <w:sz w:val="16"/>
      </w:rPr>
      <w:t xml:space="preserve"> for the latest draft version</w:t>
    </w:r>
  </w:p>
  <w:p w14:paraId="0C97BB01" w14:textId="77777777" w:rsidR="00F42727" w:rsidRDefault="00F42727">
    <w:pPr>
      <w:tabs>
        <w:tab w:val="right" w:pos="9090"/>
      </w:tabs>
    </w:pPr>
  </w:p>
  <w:p w14:paraId="33EDDE1F" w14:textId="77777777" w:rsidR="00F42727" w:rsidRDefault="00F427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B405" w14:textId="77777777" w:rsidR="00F42727" w:rsidRDefault="00F427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6CE6" w14:textId="77777777" w:rsidR="00F42727" w:rsidRDefault="00F4272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92ED" w14:textId="77777777" w:rsidR="00F42727" w:rsidRDefault="00F42727">
    <w:pPr>
      <w:tabs>
        <w:tab w:val="right" w:pos="9180"/>
      </w:tabs>
      <w:ind w:right="-540"/>
      <w:rPr>
        <w:sz w:val="16"/>
      </w:rPr>
    </w:pPr>
    <w:r>
      <w:rPr>
        <w:sz w:val="16"/>
      </w:rPr>
      <w:t xml:space="preserve">Check </w:t>
    </w:r>
    <w:hyperlink r:id="rId1" w:history="1">
      <w:r>
        <w:rPr>
          <w:rStyle w:val="Hyperlink"/>
        </w:rPr>
        <w:t>http://</w:t>
      </w:r>
    </w:hyperlink>
    <w:hyperlink r:id="rId2" w:history="1"/>
    <w:hyperlink r:id="rId3" w:history="1"/>
    <w:hyperlink r:id="rId4" w:history="1"/>
    <w:hyperlink r:id="rId5" w:history="1"/>
    <w:hyperlink r:id="rId6" w:history="1"/>
    <w:hyperlink r:id="rId7" w:history="1">
      <w:r>
        <w:rPr>
          <w:rStyle w:val="Hyperlink"/>
        </w:rPr>
        <w:t>fermi</w:t>
      </w:r>
    </w:hyperlink>
    <w:hyperlink r:id="rId8" w:history="1">
      <w:r>
        <w:rPr>
          <w:rStyle w:val="Hyperlink"/>
        </w:rPr>
        <w:t>.gsfc.nasa.gov/ssc/dev/baselined_documents/</w:t>
      </w:r>
    </w:hyperlink>
    <w:r>
      <w:rPr>
        <w:sz w:val="16"/>
      </w:rPr>
      <w:t xml:space="preserve"> for the latest baselined version</w:t>
    </w:r>
  </w:p>
  <w:p w14:paraId="199758E1" w14:textId="77777777" w:rsidR="00F42727" w:rsidRDefault="00F42727">
    <w:pPr>
      <w:rPr>
        <w:sz w:val="16"/>
      </w:rPr>
    </w:pPr>
    <w:r>
      <w:rPr>
        <w:sz w:val="16"/>
      </w:rPr>
      <w:tab/>
      <w:t xml:space="preserve">and </w:t>
    </w:r>
    <w:hyperlink r:id="rId9" w:history="1">
      <w:r>
        <w:rPr>
          <w:rStyle w:val="Hyperlink"/>
        </w:rPr>
        <w:t>http://</w:t>
      </w:r>
    </w:hyperlink>
    <w:hyperlink r:id="rId10" w:history="1"/>
    <w:hyperlink r:id="rId11" w:history="1"/>
    <w:hyperlink r:id="rId12" w:history="1"/>
    <w:hyperlink r:id="rId13" w:history="1"/>
    <w:hyperlink r:id="rId14" w:history="1"/>
    <w:hyperlink r:id="rId15" w:history="1">
      <w:r>
        <w:rPr>
          <w:rStyle w:val="Hyperlink"/>
        </w:rPr>
        <w:t>fermi</w:t>
      </w:r>
    </w:hyperlink>
    <w:hyperlink r:id="rId16" w:history="1">
      <w:r>
        <w:rPr>
          <w:rStyle w:val="Hyperlink"/>
        </w:rPr>
        <w:t>.gsfc.nasa.gov/ssc/dev/current_documents/</w:t>
      </w:r>
    </w:hyperlink>
    <w:r>
      <w:rPr>
        <w:sz w:val="16"/>
      </w:rPr>
      <w:t xml:space="preserve"> for the latest draft version</w:t>
    </w:r>
  </w:p>
  <w:p w14:paraId="5E396DDA" w14:textId="77777777" w:rsidR="00F42727" w:rsidRDefault="00F42727">
    <w:pPr>
      <w:jc w:val="right"/>
    </w:pPr>
    <w:r>
      <w:t>August 05,2010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E625" w14:textId="77777777" w:rsidR="00F42727" w:rsidRDefault="00F4272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4673" w14:textId="77777777" w:rsidR="00F42727" w:rsidRDefault="00F4272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A2E3" w14:textId="77777777" w:rsidR="00F42727" w:rsidRDefault="00000000">
    <w:pPr>
      <w:jc w:val="center"/>
    </w:pPr>
    <w:r>
      <w:pict w14:anchorId="340B39B5">
        <v:shapetype id="_x0000_t202" coordsize="21600,21600" o:spt="202" path="m,l,21600r21600,l21600,xe">
          <v:stroke joinstyle="miter"/>
          <v:path gradientshapeok="t" o:connecttype="rect"/>
        </v:shapetype>
        <v:shape id="_x0000_s1026" type="#_x0000_t202" style="position:absolute;left:0;text-align:left;margin-left:0;margin-top:.05pt;width:67.4pt;height:13.5pt;z-index:2;mso-wrap-distance-left:0;mso-wrap-distance-right:0;mso-position-horizontal:center;mso-position-horizontal-relative:margin" stroked="f">
          <v:fill opacity="0" color2="black"/>
          <v:textbox style="mso-next-textbox:#_x0000_s1026" inset="0,0,0,0">
            <w:txbxContent>
              <w:p w14:paraId="376A8716" w14:textId="77777777" w:rsidR="00F42727" w:rsidRDefault="00F42727">
                <w:r>
                  <w:fldChar w:fldCharType="begin"/>
                </w:r>
                <w:r>
                  <w:instrText xml:space="preserve"> PAGE </w:instrText>
                </w:r>
                <w:r>
                  <w:fldChar w:fldCharType="separate"/>
                </w:r>
                <w:r w:rsidR="00004866">
                  <w:rPr>
                    <w:noProof/>
                  </w:rPr>
                  <w:t>iv</w:t>
                </w:r>
                <w:r>
                  <w:fldChar w:fldCharType="end"/>
                </w:r>
              </w:p>
            </w:txbxContent>
          </v:textbox>
          <w10:wrap type="square" side="largest" anchorx="margin"/>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01BF" w14:textId="77777777" w:rsidR="00F42727" w:rsidRDefault="00F4272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4A7A" w14:textId="77777777" w:rsidR="00F42727" w:rsidRDefault="00F4272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0D2C" w14:textId="77777777" w:rsidR="00F42727" w:rsidRDefault="00F4272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5225" w14:textId="77777777" w:rsidR="00F42727" w:rsidRDefault="00F4272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91E2" w14:textId="77777777" w:rsidR="00F42727" w:rsidRDefault="00F4272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1BD9" w14:textId="77777777" w:rsidR="00F42727" w:rsidRDefault="00F4272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1D92" w14:textId="77777777" w:rsidR="00F42727" w:rsidRDefault="00F42727"/>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63DD" w14:textId="77777777" w:rsidR="00F42727" w:rsidRDefault="00F4272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9AC7" w14:textId="77777777" w:rsidR="00F42727" w:rsidRDefault="00F4272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AA35" w14:textId="77777777" w:rsidR="00F42727" w:rsidRDefault="00F4272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187B" w14:textId="77777777" w:rsidR="00F42727" w:rsidRDefault="00F42727"/>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7349" w14:textId="77777777" w:rsidR="00F42727" w:rsidRDefault="00F4272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66A" w14:textId="77777777" w:rsidR="00F42727" w:rsidRDefault="00F42727"/>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1EE2" w14:textId="77777777" w:rsidR="00F42727" w:rsidRDefault="00F42727"/>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6B3C" w14:textId="77777777" w:rsidR="00F42727" w:rsidRDefault="00F42727"/>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BA4E" w14:textId="77777777" w:rsidR="00F42727" w:rsidRDefault="00F42727"/>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5415" w14:textId="77777777" w:rsidR="00F42727" w:rsidRDefault="00F42727"/>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655C" w14:textId="77777777" w:rsidR="00F42727" w:rsidRDefault="00F4272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41BC" w14:textId="77777777" w:rsidR="00F42727" w:rsidRDefault="00F42727"/>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E686" w14:textId="77777777" w:rsidR="00F42727" w:rsidRDefault="00F42727"/>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8BAD" w14:textId="77777777" w:rsidR="00F42727" w:rsidRDefault="00F4272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BFEE" w14:textId="77777777" w:rsidR="00F42727" w:rsidRDefault="00F42727"/>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890E" w14:textId="77777777" w:rsidR="00F42727" w:rsidRDefault="00F42727"/>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BCF1" w14:textId="77777777" w:rsidR="00F42727" w:rsidRDefault="00F42727"/>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57AC" w14:textId="77777777" w:rsidR="00F42727" w:rsidRDefault="00F42727"/>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580C" w14:textId="77777777" w:rsidR="00F42727" w:rsidRDefault="00F42727"/>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0799" w14:textId="77777777" w:rsidR="00F42727" w:rsidRDefault="00F42727"/>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D7FC4" w14:textId="77777777" w:rsidR="00F42727" w:rsidRDefault="00F42727"/>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D20C" w14:textId="77777777" w:rsidR="00F42727" w:rsidRDefault="00F42727"/>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95BC8" w14:textId="77777777" w:rsidR="00F42727" w:rsidRDefault="00F42727"/>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29B3" w14:textId="77777777" w:rsidR="00F42727" w:rsidRDefault="00F42727"/>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7379" w14:textId="77777777" w:rsidR="00F42727" w:rsidRDefault="00F42727"/>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E9E" w14:textId="77777777" w:rsidR="00F42727" w:rsidRDefault="00F42727"/>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1851" w14:textId="77777777" w:rsidR="00F42727" w:rsidRDefault="00F42727"/>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3124" w14:textId="77777777" w:rsidR="00F42727" w:rsidRDefault="00F42727"/>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8A93" w14:textId="77777777" w:rsidR="00F42727" w:rsidRDefault="00F42727"/>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A96B" w14:textId="77777777" w:rsidR="00F42727" w:rsidRDefault="00F42727"/>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D46C" w14:textId="77777777" w:rsidR="00F42727" w:rsidRDefault="00F42727"/>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BA8A" w14:textId="77777777" w:rsidR="00F42727" w:rsidRDefault="00F42727"/>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40A3" w14:textId="77777777" w:rsidR="00F42727" w:rsidRDefault="00F42727"/>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3D0B" w14:textId="77777777" w:rsidR="00F42727" w:rsidRDefault="00F42727"/>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E92E" w14:textId="77777777" w:rsidR="00F42727" w:rsidRDefault="00F42727"/>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7BE8" w14:textId="77777777" w:rsidR="00F42727" w:rsidRDefault="00F42727"/>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E458" w14:textId="77777777" w:rsidR="00F42727" w:rsidRDefault="00F42727"/>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00B9" w14:textId="77777777" w:rsidR="00F42727" w:rsidRDefault="00F42727"/>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AF26" w14:textId="77777777" w:rsidR="00F42727" w:rsidRDefault="00F42727"/>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0308" w14:textId="77777777" w:rsidR="00F42727" w:rsidRDefault="00F42727"/>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EBF1" w14:textId="77777777" w:rsidR="00F42727" w:rsidRDefault="00F42727"/>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D1CE" w14:textId="77777777" w:rsidR="00F42727" w:rsidRDefault="00F42727"/>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88FA" w14:textId="77777777" w:rsidR="00F42727" w:rsidRDefault="00F42727"/>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F4BC" w14:textId="77777777" w:rsidR="00F42727" w:rsidRDefault="00000000">
    <w:pPr>
      <w:jc w:val="center"/>
    </w:pPr>
    <w:r>
      <w:pict w14:anchorId="2DB1AC32">
        <v:shapetype id="_x0000_t202" coordsize="21600,21600" o:spt="202" path="m,l,21600r21600,l21600,xe">
          <v:stroke joinstyle="miter"/>
          <v:path gradientshapeok="t" o:connecttype="rect"/>
        </v:shapetype>
        <v:shape id="_x0000_s1025" type="#_x0000_t202" style="position:absolute;left:0;text-align:left;margin-left:0;margin-top:.05pt;width:67.4pt;height:13.5pt;z-index:1;mso-wrap-distance-left:0;mso-wrap-distance-right:0;mso-position-horizontal:center;mso-position-horizontal-relative:margin" stroked="f">
          <v:fill opacity="0" color2="black"/>
          <v:textbox inset="0,0,0,0">
            <w:txbxContent>
              <w:p w14:paraId="5A5D9CAE" w14:textId="77777777" w:rsidR="00F42727" w:rsidRDefault="00F42727">
                <w:r>
                  <w:fldChar w:fldCharType="begin"/>
                </w:r>
                <w:r>
                  <w:instrText xml:space="preserve"> PAGE </w:instrText>
                </w:r>
                <w:r>
                  <w:fldChar w:fldCharType="separate"/>
                </w:r>
                <w:r w:rsidR="0069275B">
                  <w:rPr>
                    <w:noProof/>
                  </w:rPr>
                  <w:t>56</w:t>
                </w:r>
                <w:r>
                  <w:fldChar w:fldCharType="end"/>
                </w:r>
              </w:p>
            </w:txbxContent>
          </v:textbox>
          <w10:wrap type="square" side="largest" anchorx="margin"/>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3196" w14:textId="77777777" w:rsidR="00F42727" w:rsidRDefault="00F427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1C16" w14:textId="77777777" w:rsidR="00F247F3" w:rsidRDefault="00F247F3">
      <w:r>
        <w:separator/>
      </w:r>
    </w:p>
  </w:footnote>
  <w:footnote w:type="continuationSeparator" w:id="0">
    <w:p w14:paraId="4011C49A" w14:textId="77777777" w:rsidR="00F247F3" w:rsidRDefault="00F24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0F9E" w14:textId="77777777" w:rsidR="00F42727" w:rsidRDefault="00F42727">
    <w:pPr>
      <w:jc w:val="right"/>
      <w:rPr>
        <w:b/>
        <w:sz w:val="36"/>
        <w:szCs w:val="36"/>
      </w:rPr>
    </w:pPr>
    <w:r>
      <w:rPr>
        <w:b/>
        <w:sz w:val="36"/>
        <w:szCs w:val="36"/>
      </w:rPr>
      <w:t>GSSC-0012</w:t>
    </w:r>
  </w:p>
  <w:p w14:paraId="3234F4EB" w14:textId="77777777" w:rsidR="00F42727" w:rsidRDefault="00F42727">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91DE" w14:textId="77777777" w:rsidR="00F42727" w:rsidRDefault="00F427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67A4" w14:textId="77777777" w:rsidR="00F42727" w:rsidRDefault="00F427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BB1" w14:textId="77777777" w:rsidR="00F42727" w:rsidRDefault="00F42727">
    <w:pPr>
      <w:jc w:val="right"/>
      <w:rPr>
        <w:b/>
        <w:sz w:val="36"/>
        <w:szCs w:val="36"/>
      </w:rPr>
    </w:pPr>
    <w:r>
      <w:rPr>
        <w:b/>
        <w:sz w:val="36"/>
        <w:szCs w:val="36"/>
      </w:rPr>
      <w:t>GSSC-0012</w:t>
    </w:r>
  </w:p>
  <w:p w14:paraId="630A6417" w14:textId="77777777" w:rsidR="00F42727" w:rsidRDefault="00F42727">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71A2" w14:textId="77777777" w:rsidR="00F42727" w:rsidRDefault="00F4272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811C" w14:textId="77777777" w:rsidR="00F42727" w:rsidRDefault="00F4272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4A19" w14:textId="77777777" w:rsidR="00F42727" w:rsidRDefault="00F42727">
    <w:pPr>
      <w:jc w:val="right"/>
      <w:rPr>
        <w:b/>
        <w:sz w:val="36"/>
        <w:szCs w:val="36"/>
      </w:rPr>
    </w:pPr>
    <w:r>
      <w:rPr>
        <w:b/>
        <w:sz w:val="36"/>
        <w:szCs w:val="36"/>
      </w:rPr>
      <w:t>GSSC-0012</w:t>
    </w:r>
  </w:p>
  <w:p w14:paraId="10134E91" w14:textId="77777777" w:rsidR="00F42727" w:rsidRDefault="00F42727">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CA87" w14:textId="77777777" w:rsidR="00F42727" w:rsidRDefault="00F4272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D27C" w14:textId="77777777" w:rsidR="00F42727" w:rsidRDefault="00F4272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8BD4" w14:textId="77777777" w:rsidR="00F42727" w:rsidRDefault="00F42727">
    <w:pPr>
      <w:jc w:val="right"/>
      <w:rPr>
        <w:b/>
        <w:sz w:val="36"/>
        <w:szCs w:val="36"/>
      </w:rPr>
    </w:pPr>
    <w:r>
      <w:rPr>
        <w:b/>
        <w:sz w:val="36"/>
        <w:szCs w:val="36"/>
      </w:rPr>
      <w:t>GSSC-0012</w:t>
    </w:r>
  </w:p>
  <w:p w14:paraId="29FA1743" w14:textId="77777777" w:rsidR="00F42727" w:rsidRDefault="00F42727">
    <w:pP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2552" w14:textId="77777777" w:rsidR="00F42727" w:rsidRDefault="00F4272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566A" w14:textId="77777777" w:rsidR="00F42727" w:rsidRDefault="00F4272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B695" w14:textId="77777777" w:rsidR="00F42727" w:rsidRDefault="00F4272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FFF9" w14:textId="77777777" w:rsidR="00F42727" w:rsidRDefault="00F4272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4C5E" w14:textId="77777777" w:rsidR="00F42727" w:rsidRDefault="00F4272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5BDC" w14:textId="77777777" w:rsidR="00F42727" w:rsidRDefault="00F4272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5803" w14:textId="77777777" w:rsidR="00F42727" w:rsidRDefault="00F4272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387" w14:textId="77777777" w:rsidR="00F42727" w:rsidRDefault="00F4272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BDC3" w14:textId="77777777" w:rsidR="00F42727" w:rsidRDefault="00F4272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86CD" w14:textId="77777777" w:rsidR="00F42727" w:rsidRDefault="00F4272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F442" w14:textId="77777777" w:rsidR="00F42727" w:rsidRDefault="00F4272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44AA" w14:textId="77777777" w:rsidR="00F42727" w:rsidRDefault="00F4272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99F2" w14:textId="77777777" w:rsidR="00F42727" w:rsidRDefault="00F42727"/>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0616" w14:textId="77777777" w:rsidR="00F42727" w:rsidRDefault="00F4272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46A4" w14:textId="77777777" w:rsidR="00F42727" w:rsidRDefault="00F4272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A281" w14:textId="77777777" w:rsidR="00F42727" w:rsidRDefault="00F4272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8739" w14:textId="77777777" w:rsidR="00F42727" w:rsidRDefault="00F4272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DA27" w14:textId="77777777" w:rsidR="00F42727" w:rsidRDefault="00F4272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6D69" w14:textId="77777777" w:rsidR="00F42727" w:rsidRDefault="00F42727"/>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6EE0" w14:textId="77777777" w:rsidR="00F42727" w:rsidRDefault="00F4272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ABE4" w14:textId="77777777" w:rsidR="00F42727" w:rsidRDefault="00F4272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D086" w14:textId="77777777" w:rsidR="00F42727" w:rsidRDefault="00F4272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585A" w14:textId="77777777" w:rsidR="00F42727" w:rsidRDefault="00F4272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C74C" w14:textId="77777777" w:rsidR="00F42727" w:rsidRDefault="00F4272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73CC" w14:textId="77777777" w:rsidR="00F42727" w:rsidRDefault="00F4272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5EEC" w14:textId="77777777" w:rsidR="00F42727" w:rsidRDefault="00F4272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1620" w14:textId="77777777" w:rsidR="00F42727" w:rsidRDefault="00F42727"/>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8462" w14:textId="77777777" w:rsidR="00F42727" w:rsidRDefault="00F4272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166D" w14:textId="77777777" w:rsidR="00F42727" w:rsidRDefault="00F4272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326C" w14:textId="77777777" w:rsidR="00F42727" w:rsidRDefault="00F4272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A347" w14:textId="77777777" w:rsidR="00F42727" w:rsidRDefault="00F42727"/>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7274" w14:textId="77777777" w:rsidR="00F42727" w:rsidRDefault="00F4272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DD37" w14:textId="77777777" w:rsidR="00F42727" w:rsidRDefault="00F4272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EA75" w14:textId="77777777" w:rsidR="00F42727" w:rsidRDefault="00F4272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AEC1" w14:textId="77777777" w:rsidR="00F42727" w:rsidRDefault="00F4272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706A" w14:textId="77777777" w:rsidR="00F42727" w:rsidRDefault="00F4272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690D" w14:textId="77777777" w:rsidR="00F42727" w:rsidRDefault="00F42727"/>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A26A" w14:textId="77777777" w:rsidR="00F42727" w:rsidRDefault="00F4272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AE78" w14:textId="77777777" w:rsidR="00F42727" w:rsidRDefault="00F4272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0EAA" w14:textId="77777777" w:rsidR="00F42727" w:rsidRDefault="00F4272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B572" w14:textId="77777777" w:rsidR="00F42727" w:rsidRDefault="00F4272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0D31" w14:textId="77777777" w:rsidR="00F42727" w:rsidRDefault="00F4272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94C7" w14:textId="77777777" w:rsidR="00F42727" w:rsidRDefault="00F42727"/>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E724" w14:textId="77777777" w:rsidR="00F42727" w:rsidRDefault="00F4272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42FF" w14:textId="77777777" w:rsidR="00F42727" w:rsidRDefault="00F4272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B525" w14:textId="77777777" w:rsidR="00F42727" w:rsidRDefault="00F42727"/>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4E54" w14:textId="77777777" w:rsidR="00F42727" w:rsidRDefault="00F42727"/>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3E2D" w14:textId="77777777" w:rsidR="00F42727" w:rsidRDefault="00F4272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C03F" w14:textId="77777777" w:rsidR="00F42727" w:rsidRDefault="00F4272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47D6" w14:textId="77777777" w:rsidR="00F42727" w:rsidRDefault="00F4272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B9DB" w14:textId="77777777" w:rsidR="00F42727" w:rsidRDefault="00F42727">
    <w:pPr>
      <w:jc w:val="right"/>
      <w:rPr>
        <w:b/>
        <w:sz w:val="36"/>
        <w:szCs w:val="36"/>
      </w:rPr>
    </w:pPr>
    <w:r>
      <w:rPr>
        <w:b/>
        <w:sz w:val="36"/>
        <w:szCs w:val="36"/>
      </w:rPr>
      <w:t>GSSC-0012</w:t>
    </w:r>
  </w:p>
  <w:p w14:paraId="031A0292" w14:textId="77777777" w:rsidR="00F42727" w:rsidRDefault="00F42727">
    <w:pPr>
      <w:jc w:val="cent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89CB" w14:textId="77777777" w:rsidR="00F42727" w:rsidRDefault="00F427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15:restartNumberingAfterBreak="0">
    <w:nsid w:val="0000000C"/>
    <w:multiLevelType w:val="singleLevel"/>
    <w:tmpl w:val="0000000C"/>
    <w:name w:val="WW8Num12"/>
    <w:lvl w:ilvl="0">
      <w:start w:val="1"/>
      <w:numFmt w:val="decimal"/>
      <w:lvlText w:val="%1."/>
      <w:lvlJc w:val="left"/>
      <w:pPr>
        <w:tabs>
          <w:tab w:val="num" w:pos="720"/>
        </w:tabs>
        <w:ind w:left="720" w:hanging="360"/>
      </w:pPr>
    </w:lvl>
  </w:abstractNum>
  <w:abstractNum w:abstractNumId="12" w15:restartNumberingAfterBreak="0">
    <w:nsid w:val="0000000D"/>
    <w:multiLevelType w:val="singleLevel"/>
    <w:tmpl w:val="0000000D"/>
    <w:name w:val="WW8Num13"/>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E"/>
    <w:multiLevelType w:val="singleLevel"/>
    <w:tmpl w:val="0000000E"/>
    <w:name w:val="WW8Num1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F"/>
    <w:multiLevelType w:val="singleLevel"/>
    <w:tmpl w:val="0000000F"/>
    <w:name w:val="WW8Num15"/>
    <w:lvl w:ilvl="0">
      <w:start w:val="1"/>
      <w:numFmt w:val="bullet"/>
      <w:lvlText w:val=""/>
      <w:lvlJc w:val="left"/>
      <w:pPr>
        <w:tabs>
          <w:tab w:val="num" w:pos="720"/>
        </w:tabs>
        <w:ind w:left="720" w:hanging="360"/>
      </w:pPr>
      <w:rPr>
        <w:rFonts w:ascii="Symbol" w:hAnsi="Symbol"/>
      </w:rPr>
    </w:lvl>
  </w:abstractNum>
  <w:abstractNum w:abstractNumId="15" w15:restartNumberingAfterBreak="0">
    <w:nsid w:val="00000010"/>
    <w:multiLevelType w:val="singleLevel"/>
    <w:tmpl w:val="00000010"/>
    <w:name w:val="WW8Num16"/>
    <w:lvl w:ilvl="0">
      <w:start w:val="1"/>
      <w:numFmt w:val="decimal"/>
      <w:lvlText w:val="%1."/>
      <w:lvlJc w:val="left"/>
      <w:pPr>
        <w:tabs>
          <w:tab w:val="num" w:pos="720"/>
        </w:tabs>
        <w:ind w:left="720" w:hanging="360"/>
      </w:pPr>
    </w:lvl>
  </w:abstractNum>
  <w:abstractNum w:abstractNumId="16" w15:restartNumberingAfterBreak="0">
    <w:nsid w:val="00000011"/>
    <w:multiLevelType w:val="singleLevel"/>
    <w:tmpl w:val="00000011"/>
    <w:name w:val="WW8Num17"/>
    <w:lvl w:ilvl="0">
      <w:start w:val="1"/>
      <w:numFmt w:val="bullet"/>
      <w:lvlText w:val=""/>
      <w:lvlJc w:val="left"/>
      <w:pPr>
        <w:tabs>
          <w:tab w:val="num" w:pos="720"/>
        </w:tabs>
        <w:ind w:left="720" w:hanging="360"/>
      </w:pPr>
      <w:rPr>
        <w:rFonts w:ascii="Symbol" w:hAnsi="Symbol"/>
      </w:rPr>
    </w:lvl>
  </w:abstractNum>
  <w:abstractNum w:abstractNumId="17" w15:restartNumberingAfterBreak="0">
    <w:nsid w:val="00000012"/>
    <w:multiLevelType w:val="singleLevel"/>
    <w:tmpl w:val="00000012"/>
    <w:name w:val="WW8Num18"/>
    <w:lvl w:ilvl="0">
      <w:start w:val="1"/>
      <w:numFmt w:val="decimal"/>
      <w:lvlText w:val="%1."/>
      <w:lvlJc w:val="left"/>
      <w:pPr>
        <w:tabs>
          <w:tab w:val="num" w:pos="720"/>
        </w:tabs>
        <w:ind w:left="720" w:hanging="360"/>
      </w:pPr>
    </w:lvl>
  </w:abstractNum>
  <w:num w:numId="1" w16cid:durableId="1051735326">
    <w:abstractNumId w:val="0"/>
  </w:num>
  <w:num w:numId="2" w16cid:durableId="1989816797">
    <w:abstractNumId w:val="1"/>
  </w:num>
  <w:num w:numId="3" w16cid:durableId="916018816">
    <w:abstractNumId w:val="2"/>
  </w:num>
  <w:num w:numId="4" w16cid:durableId="794065000">
    <w:abstractNumId w:val="3"/>
  </w:num>
  <w:num w:numId="5" w16cid:durableId="20588995">
    <w:abstractNumId w:val="4"/>
  </w:num>
  <w:num w:numId="6" w16cid:durableId="1688016388">
    <w:abstractNumId w:val="5"/>
  </w:num>
  <w:num w:numId="7" w16cid:durableId="1510557530">
    <w:abstractNumId w:val="6"/>
  </w:num>
  <w:num w:numId="8" w16cid:durableId="268008867">
    <w:abstractNumId w:val="7"/>
  </w:num>
  <w:num w:numId="9" w16cid:durableId="726800567">
    <w:abstractNumId w:val="8"/>
  </w:num>
  <w:num w:numId="10" w16cid:durableId="1424185979">
    <w:abstractNumId w:val="9"/>
  </w:num>
  <w:num w:numId="11" w16cid:durableId="1805614316">
    <w:abstractNumId w:val="10"/>
  </w:num>
  <w:num w:numId="12" w16cid:durableId="975911378">
    <w:abstractNumId w:val="11"/>
  </w:num>
  <w:num w:numId="13" w16cid:durableId="2140103690">
    <w:abstractNumId w:val="12"/>
  </w:num>
  <w:num w:numId="14" w16cid:durableId="383138612">
    <w:abstractNumId w:val="13"/>
  </w:num>
  <w:num w:numId="15" w16cid:durableId="1823158590">
    <w:abstractNumId w:val="14"/>
  </w:num>
  <w:num w:numId="16" w16cid:durableId="1688021379">
    <w:abstractNumId w:val="15"/>
  </w:num>
  <w:num w:numId="17" w16cid:durableId="1078669434">
    <w:abstractNumId w:val="16"/>
  </w:num>
  <w:num w:numId="18" w16cid:durableId="197127683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Stephens">
    <w15:presenceInfo w15:providerId="Windows Live" w15:userId="b3626366cddb8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66"/>
    <o:shapelayout v:ext="edit">
      <o:idmap v:ext="edit" data="1"/>
    </o:shapelayout>
  </w:hdrShapeDefaults>
  <w:footnotePr>
    <w:pos w:val="beneathText"/>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2727"/>
    <w:rsid w:val="00004866"/>
    <w:rsid w:val="00062973"/>
    <w:rsid w:val="0009712A"/>
    <w:rsid w:val="000C152F"/>
    <w:rsid w:val="0026140C"/>
    <w:rsid w:val="002F314C"/>
    <w:rsid w:val="00321EB9"/>
    <w:rsid w:val="00394061"/>
    <w:rsid w:val="003B1D17"/>
    <w:rsid w:val="00440D3E"/>
    <w:rsid w:val="004E747A"/>
    <w:rsid w:val="004F6725"/>
    <w:rsid w:val="005A0323"/>
    <w:rsid w:val="005E4922"/>
    <w:rsid w:val="0069275B"/>
    <w:rsid w:val="006B25EA"/>
    <w:rsid w:val="007A4271"/>
    <w:rsid w:val="007B130A"/>
    <w:rsid w:val="0081308C"/>
    <w:rsid w:val="008515F8"/>
    <w:rsid w:val="008645E5"/>
    <w:rsid w:val="008A6A4B"/>
    <w:rsid w:val="00990985"/>
    <w:rsid w:val="009E6C5B"/>
    <w:rsid w:val="00A044B9"/>
    <w:rsid w:val="00A52A32"/>
    <w:rsid w:val="00B47B79"/>
    <w:rsid w:val="00B55DA1"/>
    <w:rsid w:val="00BE111E"/>
    <w:rsid w:val="00BF53E6"/>
    <w:rsid w:val="00C71C45"/>
    <w:rsid w:val="00CF5056"/>
    <w:rsid w:val="00D03B55"/>
    <w:rsid w:val="00D60D94"/>
    <w:rsid w:val="00E1191B"/>
    <w:rsid w:val="00EA44F9"/>
    <w:rsid w:val="00F247F3"/>
    <w:rsid w:val="00F42727"/>
    <w:rsid w:val="00F8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66"/>
    <o:shapelayout v:ext="edit">
      <o:idmap v:ext="edit" data="2"/>
    </o:shapelayout>
  </w:shapeDefaults>
  <w:decimalSymbol w:val="."/>
  <w:listSeparator w:val=","/>
  <w14:docId w14:val="503250BD"/>
  <w15:chartTrackingRefBased/>
  <w15:docId w15:val="{DF3BF2F9-317B-4416-913A-BA515E68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4z0">
    <w:name w:val="WW8Num4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7z0">
    <w:name w:val="WW8Num17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5z0">
    <w:name w:val="WW8Num5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sz w:val="20"/>
    </w:rPr>
  </w:style>
  <w:style w:type="character" w:customStyle="1" w:styleId="WW8Num19z1">
    <w:name w:val="WW8Num19z1"/>
    <w:rPr>
      <w:rFonts w:ascii="Courier New" w:hAnsi="Courier New"/>
      <w:sz w:val="20"/>
    </w:rPr>
  </w:style>
  <w:style w:type="character" w:customStyle="1" w:styleId="WW8Num19z2">
    <w:name w:val="WW8Num19z2"/>
    <w:rPr>
      <w:rFonts w:ascii="Wingdings" w:hAnsi="Wingdings"/>
      <w:sz w:val="20"/>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DejaVu LGC Sans" w:hAnsi="Liberation Sans" w:cs="DejaVu LGC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next w:val="Normal"/>
    <w:qFormat/>
    <w:rPr>
      <w:b/>
      <w:bCs/>
      <w:sz w:val="20"/>
      <w:szCs w:val="20"/>
    </w:rPr>
  </w:style>
  <w:style w:type="paragraph" w:customStyle="1" w:styleId="Index">
    <w:name w:val="Index"/>
    <w:basedOn w:val="Normal"/>
    <w:pPr>
      <w:suppressLineNumbers/>
    </w:pPr>
  </w:style>
  <w:style w:type="paragraph" w:styleId="TOC1">
    <w:name w:val="toc 1"/>
    <w:basedOn w:val="Normal"/>
    <w:next w:val="Normal"/>
    <w:semiHidden/>
  </w:style>
  <w:style w:type="paragraph" w:styleId="TOC2">
    <w:name w:val="toc 2"/>
    <w:basedOn w:val="Normal"/>
    <w:next w:val="Normal"/>
    <w:semiHidden/>
    <w:pPr>
      <w:ind w:left="24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OC3">
    <w:name w:val="toc 3"/>
    <w:basedOn w:val="Normal"/>
    <w:next w:val="Normal"/>
    <w:semiHidden/>
    <w:pPr>
      <w:ind w:left="480"/>
    </w:pPr>
  </w:style>
  <w:style w:type="paragraph" w:styleId="Title">
    <w:name w:val="Title"/>
    <w:basedOn w:val="Normal"/>
    <w:next w:val="Subtitle"/>
    <w:qFormat/>
    <w:pPr>
      <w:spacing w:before="240" w:after="60"/>
      <w:jc w:val="center"/>
    </w:pPr>
    <w:rPr>
      <w:rFonts w:cs="Arial"/>
      <w:b/>
      <w:bCs/>
      <w:kern w:val="1"/>
      <w:szCs w:val="32"/>
    </w:rPr>
  </w:style>
  <w:style w:type="paragraph" w:styleId="Subtitle">
    <w:name w:val="Subtitle"/>
    <w:basedOn w:val="Heading"/>
    <w:next w:val="BodyText"/>
    <w:qFormat/>
    <w:pPr>
      <w:jc w:val="center"/>
    </w:pPr>
    <w:rPr>
      <w:i/>
      <w:iCs/>
    </w:rPr>
  </w:style>
  <w:style w:type="paragraph" w:styleId="TableofFigures">
    <w:name w:val="table of figures"/>
    <w:basedOn w:val="Normal"/>
    <w:next w:val="Normal"/>
  </w:style>
  <w:style w:type="paragraph" w:styleId="TOC4">
    <w:name w:val="toc 4"/>
    <w:basedOn w:val="Normal"/>
    <w:next w:val="Normal"/>
    <w:semiHidden/>
    <w:pPr>
      <w:ind w:left="720"/>
    </w:pPr>
  </w:style>
  <w:style w:type="paragraph" w:styleId="PlainText">
    <w:name w:val="Plain Text"/>
    <w:basedOn w:val="Normal"/>
    <w:rPr>
      <w:rFonts w:ascii="Courier New" w:hAnsi="Courier New" w:cs="Courier New"/>
      <w:sz w:val="20"/>
      <w:szCs w:val="20"/>
    </w:rPr>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Normal"/>
    <w:next w:val="Normal"/>
    <w:rPr>
      <w:b/>
    </w:rPr>
  </w:style>
  <w:style w:type="paragraph" w:customStyle="1" w:styleId="Framecontents">
    <w:name w:val="Frame contents"/>
    <w:basedOn w:val="BodyText"/>
  </w:style>
  <w:style w:type="paragraph" w:styleId="TOC8">
    <w:name w:val="toc 8"/>
    <w:basedOn w:val="Index"/>
    <w:semiHidden/>
    <w:pPr>
      <w:tabs>
        <w:tab w:val="right" w:leader="dot" w:pos="19877"/>
      </w:tabs>
      <w:ind w:left="1981"/>
    </w:pPr>
  </w:style>
  <w:style w:type="paragraph" w:styleId="TOC9">
    <w:name w:val="toc 9"/>
    <w:basedOn w:val="Index"/>
    <w:semiHidden/>
    <w:pPr>
      <w:tabs>
        <w:tab w:val="right" w:leader="dot" w:pos="21292"/>
      </w:tabs>
      <w:ind w:left="2264"/>
    </w:pPr>
  </w:style>
  <w:style w:type="paragraph" w:customStyle="1" w:styleId="Contents10">
    <w:name w:val="Contents 10"/>
    <w:basedOn w:val="Index"/>
    <w:pPr>
      <w:tabs>
        <w:tab w:val="right" w:leader="dot" w:pos="22707"/>
      </w:tabs>
      <w:ind w:left="2547"/>
    </w:pPr>
  </w:style>
  <w:style w:type="paragraph" w:customStyle="1" w:styleId="Figure">
    <w:name w:val="Figure"/>
    <w:basedOn w:val="Caption"/>
  </w:style>
  <w:style w:type="paragraph" w:styleId="Revision">
    <w:name w:val="Revision"/>
    <w:hidden/>
    <w:uiPriority w:val="99"/>
    <w:semiHidden/>
    <w:rsid w:val="006B25EA"/>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header" Target="header18.xml"/><Relationship Id="rId63" Type="http://schemas.openxmlformats.org/officeDocument/2006/relationships/footer" Target="footer28.xml"/><Relationship Id="rId84" Type="http://schemas.openxmlformats.org/officeDocument/2006/relationships/header" Target="header39.xml"/><Relationship Id="rId138" Type="http://schemas.openxmlformats.org/officeDocument/2006/relationships/image" Target="media/image4.png"/><Relationship Id="rId107" Type="http://schemas.openxmlformats.org/officeDocument/2006/relationships/footer" Target="footer50.xml"/><Relationship Id="rId11" Type="http://schemas.openxmlformats.org/officeDocument/2006/relationships/image" Target="media/image1.wmf"/><Relationship Id="rId32" Type="http://schemas.openxmlformats.org/officeDocument/2006/relationships/footer" Target="footer12.xml"/><Relationship Id="rId53" Type="http://schemas.openxmlformats.org/officeDocument/2006/relationships/footer" Target="footer23.xml"/><Relationship Id="rId74" Type="http://schemas.openxmlformats.org/officeDocument/2006/relationships/footer" Target="footer33.xml"/><Relationship Id="rId128" Type="http://schemas.openxmlformats.org/officeDocument/2006/relationships/hyperlink" Target="http://glast.gsfc.nasa.gov/ssc/dev/current_documents/GLAST_Event_DB.doc" TargetMode="External"/><Relationship Id="rId149" Type="http://schemas.openxmlformats.org/officeDocument/2006/relationships/footer" Target="footer61.xml"/><Relationship Id="rId5" Type="http://schemas.openxmlformats.org/officeDocument/2006/relationships/footnotes" Target="footnotes.xml"/><Relationship Id="rId95" Type="http://schemas.openxmlformats.org/officeDocument/2006/relationships/footer" Target="footer44.xml"/><Relationship Id="rId22" Type="http://schemas.openxmlformats.org/officeDocument/2006/relationships/header" Target="header8.xml"/><Relationship Id="rId27" Type="http://schemas.openxmlformats.org/officeDocument/2006/relationships/footer" Target="footer10.xml"/><Relationship Id="rId43" Type="http://schemas.openxmlformats.org/officeDocument/2006/relationships/header" Target="header19.xml"/><Relationship Id="rId48"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footer" Target="footer31.xml"/><Relationship Id="rId113" Type="http://schemas.openxmlformats.org/officeDocument/2006/relationships/footer" Target="footer53.xml"/><Relationship Id="rId118" Type="http://schemas.openxmlformats.org/officeDocument/2006/relationships/header" Target="header56.xml"/><Relationship Id="rId134" Type="http://schemas.openxmlformats.org/officeDocument/2006/relationships/hyperlink" Target="http://heasarc.gsfc.nasa.gov/docs/software/fitsio/fitsio.html" TargetMode="External"/><Relationship Id="rId139" Type="http://schemas.openxmlformats.org/officeDocument/2006/relationships/image" Target="media/image5.png"/><Relationship Id="rId80" Type="http://schemas.openxmlformats.org/officeDocument/2006/relationships/footer" Target="footer36.xml"/><Relationship Id="rId85" Type="http://schemas.openxmlformats.org/officeDocument/2006/relationships/header" Target="header40.xml"/><Relationship Id="rId150" Type="http://schemas.openxmlformats.org/officeDocument/2006/relationships/header" Target="header62.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13.xml"/><Relationship Id="rId38" Type="http://schemas.openxmlformats.org/officeDocument/2006/relationships/footer" Target="footer15.xml"/><Relationship Id="rId59" Type="http://schemas.openxmlformats.org/officeDocument/2006/relationships/footer" Target="footer26.xml"/><Relationship Id="rId103" Type="http://schemas.openxmlformats.org/officeDocument/2006/relationships/header" Target="header49.xml"/><Relationship Id="rId108" Type="http://schemas.openxmlformats.org/officeDocument/2006/relationships/header" Target="header51.xml"/><Relationship Id="rId124" Type="http://schemas.openxmlformats.org/officeDocument/2006/relationships/header" Target="header59.xml"/><Relationship Id="rId129" Type="http://schemas.openxmlformats.org/officeDocument/2006/relationships/hyperlink" Target="http://glast.gsfc.nasa.gov/ssc/dev/current_documents/SAE_Database_Requirements.doc" TargetMode="External"/><Relationship Id="rId54" Type="http://schemas.openxmlformats.org/officeDocument/2006/relationships/header" Target="header24.xml"/><Relationship Id="rId70" Type="http://schemas.openxmlformats.org/officeDocument/2006/relationships/header" Target="header32.xml"/><Relationship Id="rId75" Type="http://schemas.openxmlformats.org/officeDocument/2006/relationships/footer" Target="footer34.xml"/><Relationship Id="rId91" Type="http://schemas.openxmlformats.org/officeDocument/2006/relationships/header" Target="header43.xml"/><Relationship Id="rId96" Type="http://schemas.openxmlformats.org/officeDocument/2006/relationships/header" Target="header45.xml"/><Relationship Id="rId140" Type="http://schemas.openxmlformats.org/officeDocument/2006/relationships/hyperlink" Target="http://glast.gsfc.nasa.gov/ssc/dev/current_documents/GLAST_Event_DB.doc" TargetMode="External"/><Relationship Id="rId145"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header" Target="header11.xml"/><Relationship Id="rId49" Type="http://schemas.openxmlformats.org/officeDocument/2006/relationships/header" Target="header22.xml"/><Relationship Id="rId114" Type="http://schemas.openxmlformats.org/officeDocument/2006/relationships/header" Target="header54.xml"/><Relationship Id="rId119" Type="http://schemas.openxmlformats.org/officeDocument/2006/relationships/footer" Target="footer56.xml"/><Relationship Id="rId44" Type="http://schemas.openxmlformats.org/officeDocument/2006/relationships/footer" Target="footer18.xml"/><Relationship Id="rId60" Type="http://schemas.openxmlformats.org/officeDocument/2006/relationships/header" Target="header27.xml"/><Relationship Id="rId65" Type="http://schemas.openxmlformats.org/officeDocument/2006/relationships/footer" Target="footer29.xml"/><Relationship Id="rId81" Type="http://schemas.openxmlformats.org/officeDocument/2006/relationships/footer" Target="footer37.xml"/><Relationship Id="rId86" Type="http://schemas.openxmlformats.org/officeDocument/2006/relationships/footer" Target="footer39.xml"/><Relationship Id="rId130" Type="http://schemas.openxmlformats.org/officeDocument/2006/relationships/hyperlink" Target="http://glast.gsfc.nasa.gov/ssc/dev/current_documents/Science_DP_ICD.doc" TargetMode="External"/><Relationship Id="rId135" Type="http://schemas.openxmlformats.org/officeDocument/2006/relationships/image" Target="media/image2.png"/><Relationship Id="rId151" Type="http://schemas.openxmlformats.org/officeDocument/2006/relationships/footer" Target="footer62.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6.xml"/><Relationship Id="rId109" Type="http://schemas.openxmlformats.org/officeDocument/2006/relationships/header" Target="header52.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5.xml"/><Relationship Id="rId76" Type="http://schemas.openxmlformats.org/officeDocument/2006/relationships/header" Target="header35.xml"/><Relationship Id="rId97" Type="http://schemas.openxmlformats.org/officeDocument/2006/relationships/header" Target="header46.xml"/><Relationship Id="rId104" Type="http://schemas.openxmlformats.org/officeDocument/2006/relationships/footer" Target="footer48.xml"/><Relationship Id="rId120" Type="http://schemas.openxmlformats.org/officeDocument/2006/relationships/header" Target="header57.xml"/><Relationship Id="rId125" Type="http://schemas.openxmlformats.org/officeDocument/2006/relationships/footer" Target="footer59.xml"/><Relationship Id="rId141" Type="http://schemas.openxmlformats.org/officeDocument/2006/relationships/image" Target="media/image6.png"/><Relationship Id="rId146" Type="http://schemas.openxmlformats.org/officeDocument/2006/relationships/header" Target="header60.xml"/><Relationship Id="rId7" Type="http://schemas.openxmlformats.org/officeDocument/2006/relationships/header" Target="header1.xml"/><Relationship Id="rId71" Type="http://schemas.openxmlformats.org/officeDocument/2006/relationships/footer" Target="footer32.xml"/><Relationship Id="rId92" Type="http://schemas.openxmlformats.org/officeDocument/2006/relationships/footer" Target="footer42.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19.xml"/><Relationship Id="rId66" Type="http://schemas.openxmlformats.org/officeDocument/2006/relationships/header" Target="header30.xml"/><Relationship Id="rId87" Type="http://schemas.openxmlformats.org/officeDocument/2006/relationships/footer" Target="footer40.xml"/><Relationship Id="rId110" Type="http://schemas.openxmlformats.org/officeDocument/2006/relationships/footer" Target="footer51.xml"/><Relationship Id="rId115" Type="http://schemas.openxmlformats.org/officeDocument/2006/relationships/header" Target="header55.xml"/><Relationship Id="rId131" Type="http://schemas.openxmlformats.org/officeDocument/2006/relationships/hyperlink" Target="http://glast.gsfc.nasa.gov/ssc/dev/current_documents/GSSC_FRD.doc" TargetMode="External"/><Relationship Id="rId136" Type="http://schemas.openxmlformats.org/officeDocument/2006/relationships/image" Target="media/image3.png"/><Relationship Id="rId61" Type="http://schemas.openxmlformats.org/officeDocument/2006/relationships/header" Target="header28.xml"/><Relationship Id="rId82" Type="http://schemas.openxmlformats.org/officeDocument/2006/relationships/header" Target="header38.xml"/><Relationship Id="rId152" Type="http://schemas.openxmlformats.org/officeDocument/2006/relationships/fontTable" Target="fontTable.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footer" Target="footer24.xml"/><Relationship Id="rId77" Type="http://schemas.openxmlformats.org/officeDocument/2006/relationships/footer" Target="footer35.xml"/><Relationship Id="rId100" Type="http://schemas.openxmlformats.org/officeDocument/2006/relationships/header" Target="header47.xml"/><Relationship Id="rId105" Type="http://schemas.openxmlformats.org/officeDocument/2006/relationships/footer" Target="footer49.xml"/><Relationship Id="rId126" Type="http://schemas.openxmlformats.org/officeDocument/2006/relationships/hyperlink" Target="http://glast.gsfc.nasa.gov/ssc/dev/current_documents/GSSC_design.doc" TargetMode="External"/><Relationship Id="rId147" Type="http://schemas.openxmlformats.org/officeDocument/2006/relationships/header" Target="header61.xml"/><Relationship Id="rId8" Type="http://schemas.openxmlformats.org/officeDocument/2006/relationships/footer" Target="footer1.xml"/><Relationship Id="rId51" Type="http://schemas.openxmlformats.org/officeDocument/2006/relationships/footer" Target="footer22.xml"/><Relationship Id="rId72" Type="http://schemas.openxmlformats.org/officeDocument/2006/relationships/header" Target="header33.xml"/><Relationship Id="rId93" Type="http://schemas.openxmlformats.org/officeDocument/2006/relationships/footer" Target="footer43.xml"/><Relationship Id="rId98" Type="http://schemas.openxmlformats.org/officeDocument/2006/relationships/footer" Target="footer45.xml"/><Relationship Id="rId121" Type="http://schemas.openxmlformats.org/officeDocument/2006/relationships/header" Target="header58.xml"/><Relationship Id="rId142" Type="http://schemas.openxmlformats.org/officeDocument/2006/relationships/image" Target="media/image7.png"/><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header" Target="header20.xml"/><Relationship Id="rId67" Type="http://schemas.openxmlformats.org/officeDocument/2006/relationships/header" Target="header31.xml"/><Relationship Id="rId116" Type="http://schemas.openxmlformats.org/officeDocument/2006/relationships/footer" Target="footer54.xml"/><Relationship Id="rId137" Type="http://schemas.openxmlformats.org/officeDocument/2006/relationships/hyperlink" Target="http://glast.gsfc.nasa.gov/ssc/dev/current_documents/GLAST_Event_DB.doc" TargetMode="External"/><Relationship Id="rId20" Type="http://schemas.openxmlformats.org/officeDocument/2006/relationships/footer" Target="footer6.xml"/><Relationship Id="rId41" Type="http://schemas.openxmlformats.org/officeDocument/2006/relationships/footer" Target="footer17.xml"/><Relationship Id="rId62" Type="http://schemas.openxmlformats.org/officeDocument/2006/relationships/footer" Target="footer27.xml"/><Relationship Id="rId83" Type="http://schemas.openxmlformats.org/officeDocument/2006/relationships/footer" Target="footer38.xml"/><Relationship Id="rId88" Type="http://schemas.openxmlformats.org/officeDocument/2006/relationships/header" Target="header41.xml"/><Relationship Id="rId111" Type="http://schemas.openxmlformats.org/officeDocument/2006/relationships/footer" Target="footer52.xml"/><Relationship Id="rId132" Type="http://schemas.openxmlformats.org/officeDocument/2006/relationships/hyperlink" Target="http://glast.gsfc.nasa.gov/ssc/dev/current_documents/ingestDesign.doc" TargetMode="External"/><Relationship Id="rId153" Type="http://schemas.microsoft.com/office/2011/relationships/people" Target="people.xml"/><Relationship Id="rId15" Type="http://schemas.openxmlformats.org/officeDocument/2006/relationships/footer" Target="footer4.xml"/><Relationship Id="rId36" Type="http://schemas.openxmlformats.org/officeDocument/2006/relationships/header" Target="header15.xml"/><Relationship Id="rId57" Type="http://schemas.openxmlformats.org/officeDocument/2006/relationships/footer" Target="footer25.xml"/><Relationship Id="rId106" Type="http://schemas.openxmlformats.org/officeDocument/2006/relationships/header" Target="header50.xml"/><Relationship Id="rId127" Type="http://schemas.openxmlformats.org/officeDocument/2006/relationships/hyperlink" Target="http://glast.gsfc.nasa.gov/ssc/dev/current_documents/GSSC_Test_Plan.doc" TargetMode="Externa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header" Target="header23.xml"/><Relationship Id="rId73" Type="http://schemas.openxmlformats.org/officeDocument/2006/relationships/header" Target="header34.xml"/><Relationship Id="rId78" Type="http://schemas.openxmlformats.org/officeDocument/2006/relationships/header" Target="header36.xml"/><Relationship Id="rId94" Type="http://schemas.openxmlformats.org/officeDocument/2006/relationships/header" Target="header44.xml"/><Relationship Id="rId99" Type="http://schemas.openxmlformats.org/officeDocument/2006/relationships/footer" Target="footer46.xml"/><Relationship Id="rId101" Type="http://schemas.openxmlformats.org/officeDocument/2006/relationships/footer" Target="footer47.xml"/><Relationship Id="rId122" Type="http://schemas.openxmlformats.org/officeDocument/2006/relationships/footer" Target="footer57.xml"/><Relationship Id="rId143" Type="http://schemas.openxmlformats.org/officeDocument/2006/relationships/image" Target="media/image8.png"/><Relationship Id="rId148" Type="http://schemas.openxmlformats.org/officeDocument/2006/relationships/footer" Target="footer60.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9.xml"/><Relationship Id="rId47" Type="http://schemas.openxmlformats.org/officeDocument/2006/relationships/footer" Target="footer20.xml"/><Relationship Id="rId68" Type="http://schemas.openxmlformats.org/officeDocument/2006/relationships/footer" Target="footer30.xml"/><Relationship Id="rId89" Type="http://schemas.openxmlformats.org/officeDocument/2006/relationships/footer" Target="footer41.xml"/><Relationship Id="rId112" Type="http://schemas.openxmlformats.org/officeDocument/2006/relationships/header" Target="header53.xml"/><Relationship Id="rId133" Type="http://schemas.openxmlformats.org/officeDocument/2006/relationships/hyperlink" Target="http://skyserver.org/htm" TargetMode="External"/><Relationship Id="rId154" Type="http://schemas.openxmlformats.org/officeDocument/2006/relationships/theme" Target="theme/theme1.xml"/><Relationship Id="rId16" Type="http://schemas.openxmlformats.org/officeDocument/2006/relationships/header" Target="header5.xml"/><Relationship Id="rId37" Type="http://schemas.openxmlformats.org/officeDocument/2006/relationships/header" Target="header16.xml"/><Relationship Id="rId58" Type="http://schemas.openxmlformats.org/officeDocument/2006/relationships/header" Target="header26.xml"/><Relationship Id="rId79" Type="http://schemas.openxmlformats.org/officeDocument/2006/relationships/header" Target="header37.xml"/><Relationship Id="rId102" Type="http://schemas.openxmlformats.org/officeDocument/2006/relationships/header" Target="header48.xml"/><Relationship Id="rId123" Type="http://schemas.openxmlformats.org/officeDocument/2006/relationships/footer" Target="footer58.xml"/><Relationship Id="rId144" Type="http://schemas.openxmlformats.org/officeDocument/2006/relationships/image" Target="media/image9.png"/><Relationship Id="rId90" Type="http://schemas.openxmlformats.org/officeDocument/2006/relationships/header" Target="header42.xml"/></Relationships>
</file>

<file path=word/_rels/footer1.xml.rels><?xml version="1.0" encoding="UTF-8" standalone="yes"?>
<Relationships xmlns="http://schemas.openxmlformats.org/package/2006/relationships"><Relationship Id="rId8" Type="http://schemas.openxmlformats.org/officeDocument/2006/relationships/hyperlink" Target="http://glast.gsfc.nasa.gov/ssc/dev/current_documents/" TargetMode="External"/><Relationship Id="rId3" Type="http://schemas.openxmlformats.org/officeDocument/2006/relationships/hyperlink" Target="http://glast.gsfc.nasa.gov/ssc/dev/baselined_documents/" TargetMode="External"/><Relationship Id="rId7" Type="http://schemas.openxmlformats.org/officeDocument/2006/relationships/hyperlink" Target="http://glast.gsfc.nasa.gov/ssc/dev/current_documents/" TargetMode="External"/><Relationship Id="rId2" Type="http://schemas.openxmlformats.org/officeDocument/2006/relationships/hyperlink" Target="http://glast.gsfc.nasa.gov/ssc/dev/baselined_documents/" TargetMode="External"/><Relationship Id="rId1" Type="http://schemas.openxmlformats.org/officeDocument/2006/relationships/hyperlink" Target="http://glast.gsfc.nasa.gov/ssc/dev/baselined_documents/" TargetMode="External"/><Relationship Id="rId6" Type="http://schemas.openxmlformats.org/officeDocument/2006/relationships/hyperlink" Target="http://glast.gsfc.nasa.gov/ssc/dev/current_documents/" TargetMode="External"/><Relationship Id="rId5" Type="http://schemas.openxmlformats.org/officeDocument/2006/relationships/hyperlink" Target="http://glast.gsfc.nasa.gov/ssc/dev/baselined_documents/" TargetMode="External"/><Relationship Id="rId10" Type="http://schemas.openxmlformats.org/officeDocument/2006/relationships/hyperlink" Target="http://glast.gsfc.nasa.gov/ssc/dev/current_documents/" TargetMode="External"/><Relationship Id="rId4" Type="http://schemas.openxmlformats.org/officeDocument/2006/relationships/hyperlink" Target="http://glast.gsfc.nasa.gov/ssc/dev/baselined_documents/" TargetMode="External"/><Relationship Id="rId9" Type="http://schemas.openxmlformats.org/officeDocument/2006/relationships/hyperlink" Target="http://glast.gsfc.nasa.gov/ssc/dev/current_documents/" TargetMode="External"/></Relationships>
</file>

<file path=word/_rels/footer4.xml.rels><?xml version="1.0" encoding="UTF-8" standalone="yes"?>
<Relationships xmlns="http://schemas.openxmlformats.org/package/2006/relationships"><Relationship Id="rId8" Type="http://schemas.openxmlformats.org/officeDocument/2006/relationships/hyperlink" Target="http://glast.gsfc.nasa.gov/ssc/dev/current_documents/" TargetMode="External"/><Relationship Id="rId3" Type="http://schemas.openxmlformats.org/officeDocument/2006/relationships/hyperlink" Target="http://glast.gsfc.nasa.gov/ssc/dev/baselined_documents/" TargetMode="External"/><Relationship Id="rId7" Type="http://schemas.openxmlformats.org/officeDocument/2006/relationships/hyperlink" Target="http://glast.gsfc.nasa.gov/ssc/dev/current_documents/" TargetMode="External"/><Relationship Id="rId2" Type="http://schemas.openxmlformats.org/officeDocument/2006/relationships/hyperlink" Target="http://glast.gsfc.nasa.gov/ssc/dev/baselined_documents/" TargetMode="External"/><Relationship Id="rId1" Type="http://schemas.openxmlformats.org/officeDocument/2006/relationships/hyperlink" Target="http://glast.gsfc.nasa.gov/ssc/dev/baselined_documents/" TargetMode="External"/><Relationship Id="rId6" Type="http://schemas.openxmlformats.org/officeDocument/2006/relationships/hyperlink" Target="http://glast.gsfc.nasa.gov/ssc/dev/current_documents/" TargetMode="External"/><Relationship Id="rId5" Type="http://schemas.openxmlformats.org/officeDocument/2006/relationships/hyperlink" Target="http://glast.gsfc.nasa.gov/ssc/dev/current_documents/" TargetMode="External"/><Relationship Id="rId4" Type="http://schemas.openxmlformats.org/officeDocument/2006/relationships/hyperlink" Target="http://glast.gsfc.nasa.gov/ssc/dev/baselined_documents/" TargetMode="External"/></Relationships>
</file>

<file path=word/_rels/footer7.xml.rels><?xml version="1.0" encoding="UTF-8" standalone="yes"?>
<Relationships xmlns="http://schemas.openxmlformats.org/package/2006/relationships"><Relationship Id="rId8" Type="http://schemas.openxmlformats.org/officeDocument/2006/relationships/hyperlink" Target="http://glast.gsfc.nasa.gov/ssc/dev/baselined_documents/" TargetMode="External"/><Relationship Id="rId13" Type="http://schemas.openxmlformats.org/officeDocument/2006/relationships/hyperlink" Target="http://glast.gsfc.nasa.gov/ssc/dev/current_documents/" TargetMode="External"/><Relationship Id="rId3" Type="http://schemas.openxmlformats.org/officeDocument/2006/relationships/hyperlink" Target="http://glast.gsfc.nasa.gov/ssc/dev/baselined_documents/" TargetMode="External"/><Relationship Id="rId7" Type="http://schemas.openxmlformats.org/officeDocument/2006/relationships/hyperlink" Target="http://glast.gsfc.nasa.gov/ssc/dev/baselined_documents/" TargetMode="External"/><Relationship Id="rId12" Type="http://schemas.openxmlformats.org/officeDocument/2006/relationships/hyperlink" Target="http://glast.gsfc.nasa.gov/ssc/dev/current_documents/" TargetMode="External"/><Relationship Id="rId2" Type="http://schemas.openxmlformats.org/officeDocument/2006/relationships/hyperlink" Target="http://glast.gsfc.nasa.gov/ssc/dev/baselined_documents/" TargetMode="External"/><Relationship Id="rId16" Type="http://schemas.openxmlformats.org/officeDocument/2006/relationships/hyperlink" Target="http://glast.gsfc.nasa.gov/ssc/dev/current_documents/" TargetMode="External"/><Relationship Id="rId1" Type="http://schemas.openxmlformats.org/officeDocument/2006/relationships/hyperlink" Target="http://glast.gsfc.nasa.gov/ssc/dev/baselined_documents/" TargetMode="External"/><Relationship Id="rId6" Type="http://schemas.openxmlformats.org/officeDocument/2006/relationships/hyperlink" Target="http://glast.gsfc.nasa.gov/ssc/dev/baselined_documents/" TargetMode="External"/><Relationship Id="rId11" Type="http://schemas.openxmlformats.org/officeDocument/2006/relationships/hyperlink" Target="http://glast.gsfc.nasa.gov/ssc/dev/current_documents/" TargetMode="External"/><Relationship Id="rId5" Type="http://schemas.openxmlformats.org/officeDocument/2006/relationships/hyperlink" Target="http://glast.gsfc.nasa.gov/ssc/dev/baselined_documents/" TargetMode="External"/><Relationship Id="rId15" Type="http://schemas.openxmlformats.org/officeDocument/2006/relationships/hyperlink" Target="http://glast.gsfc.nasa.gov/ssc/dev/current_documents/" TargetMode="External"/><Relationship Id="rId10" Type="http://schemas.openxmlformats.org/officeDocument/2006/relationships/hyperlink" Target="http://glast.gsfc.nasa.gov/ssc/dev/current_documents/" TargetMode="External"/><Relationship Id="rId4" Type="http://schemas.openxmlformats.org/officeDocument/2006/relationships/hyperlink" Target="http://glast.gsfc.nasa.gov/ssc/dev/baselined_documents/" TargetMode="External"/><Relationship Id="rId9" Type="http://schemas.openxmlformats.org/officeDocument/2006/relationships/hyperlink" Target="http://glast.gsfc.nasa.gov/ssc/dev/current_documents/" TargetMode="External"/><Relationship Id="rId14" Type="http://schemas.openxmlformats.org/officeDocument/2006/relationships/hyperlink" Target="http://glast.gsfc.nasa.gov/ssc/dev/current_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20512</Words>
  <Characters>116923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lpstr>
    </vt:vector>
  </TitlesOfParts>
  <Company>GLAST SSC</Company>
  <LinksUpToDate>false</LinksUpToDate>
  <CharactersWithSpaces>137161</CharactersWithSpaces>
  <SharedDoc>false</SharedDoc>
  <HLinks>
    <vt:vector size="1002" baseType="variant">
      <vt:variant>
        <vt:i4>3211358</vt:i4>
      </vt:variant>
      <vt:variant>
        <vt:i4>489</vt:i4>
      </vt:variant>
      <vt:variant>
        <vt:i4>0</vt:i4>
      </vt:variant>
      <vt:variant>
        <vt:i4>5</vt:i4>
      </vt:variant>
      <vt:variant>
        <vt:lpwstr>http://glast.gsfc.nasa.gov/ssc/dev/current_documents/GLAST_Event_DB.doc</vt:lpwstr>
      </vt:variant>
      <vt:variant>
        <vt:lpwstr/>
      </vt:variant>
      <vt:variant>
        <vt:i4>3211358</vt:i4>
      </vt:variant>
      <vt:variant>
        <vt:i4>432</vt:i4>
      </vt:variant>
      <vt:variant>
        <vt:i4>0</vt:i4>
      </vt:variant>
      <vt:variant>
        <vt:i4>5</vt:i4>
      </vt:variant>
      <vt:variant>
        <vt:lpwstr>http://glast.gsfc.nasa.gov/ssc/dev/current_documents/GLAST_Event_DB.doc</vt:lpwstr>
      </vt:variant>
      <vt:variant>
        <vt:lpwstr/>
      </vt:variant>
      <vt:variant>
        <vt:i4>852055</vt:i4>
      </vt:variant>
      <vt:variant>
        <vt:i4>420</vt:i4>
      </vt:variant>
      <vt:variant>
        <vt:i4>0</vt:i4>
      </vt:variant>
      <vt:variant>
        <vt:i4>5</vt:i4>
      </vt:variant>
      <vt:variant>
        <vt:lpwstr>http://heasarc.gsfc.nasa.gov/docs/software/fitsio/fitsio.html</vt:lpwstr>
      </vt:variant>
      <vt:variant>
        <vt:lpwstr/>
      </vt:variant>
      <vt:variant>
        <vt:i4>5046273</vt:i4>
      </vt:variant>
      <vt:variant>
        <vt:i4>417</vt:i4>
      </vt:variant>
      <vt:variant>
        <vt:i4>0</vt:i4>
      </vt:variant>
      <vt:variant>
        <vt:i4>5</vt:i4>
      </vt:variant>
      <vt:variant>
        <vt:lpwstr>http://skyserver.org/htm</vt:lpwstr>
      </vt:variant>
      <vt:variant>
        <vt:lpwstr/>
      </vt:variant>
      <vt:variant>
        <vt:i4>6160422</vt:i4>
      </vt:variant>
      <vt:variant>
        <vt:i4>414</vt:i4>
      </vt:variant>
      <vt:variant>
        <vt:i4>0</vt:i4>
      </vt:variant>
      <vt:variant>
        <vt:i4>5</vt:i4>
      </vt:variant>
      <vt:variant>
        <vt:lpwstr>http://glast.gsfc.nasa.gov/ssc/dev/current_documents/ingestDesign.doc</vt:lpwstr>
      </vt:variant>
      <vt:variant>
        <vt:lpwstr/>
      </vt:variant>
      <vt:variant>
        <vt:i4>6946857</vt:i4>
      </vt:variant>
      <vt:variant>
        <vt:i4>411</vt:i4>
      </vt:variant>
      <vt:variant>
        <vt:i4>0</vt:i4>
      </vt:variant>
      <vt:variant>
        <vt:i4>5</vt:i4>
      </vt:variant>
      <vt:variant>
        <vt:lpwstr>http://glast.gsfc.nasa.gov/ssc/dev/current_documents/GSSC_FRD.doc</vt:lpwstr>
      </vt:variant>
      <vt:variant>
        <vt:lpwstr/>
      </vt:variant>
      <vt:variant>
        <vt:i4>1704060</vt:i4>
      </vt:variant>
      <vt:variant>
        <vt:i4>408</vt:i4>
      </vt:variant>
      <vt:variant>
        <vt:i4>0</vt:i4>
      </vt:variant>
      <vt:variant>
        <vt:i4>5</vt:i4>
      </vt:variant>
      <vt:variant>
        <vt:lpwstr>http://glast.gsfc.nasa.gov/ssc/dev/current_documents/Science_DP_ICD.doc</vt:lpwstr>
      </vt:variant>
      <vt:variant>
        <vt:lpwstr/>
      </vt:variant>
      <vt:variant>
        <vt:i4>5177402</vt:i4>
      </vt:variant>
      <vt:variant>
        <vt:i4>405</vt:i4>
      </vt:variant>
      <vt:variant>
        <vt:i4>0</vt:i4>
      </vt:variant>
      <vt:variant>
        <vt:i4>5</vt:i4>
      </vt:variant>
      <vt:variant>
        <vt:lpwstr>http://glast.gsfc.nasa.gov/ssc/dev/current_documents/SAE_Database_Requirements.doc</vt:lpwstr>
      </vt:variant>
      <vt:variant>
        <vt:lpwstr/>
      </vt:variant>
      <vt:variant>
        <vt:i4>3211358</vt:i4>
      </vt:variant>
      <vt:variant>
        <vt:i4>402</vt:i4>
      </vt:variant>
      <vt:variant>
        <vt:i4>0</vt:i4>
      </vt:variant>
      <vt:variant>
        <vt:i4>5</vt:i4>
      </vt:variant>
      <vt:variant>
        <vt:lpwstr>http://glast.gsfc.nasa.gov/ssc/dev/current_documents/GLAST_Event_DB.doc</vt:lpwstr>
      </vt:variant>
      <vt:variant>
        <vt:lpwstr/>
      </vt:variant>
      <vt:variant>
        <vt:i4>1572977</vt:i4>
      </vt:variant>
      <vt:variant>
        <vt:i4>399</vt:i4>
      </vt:variant>
      <vt:variant>
        <vt:i4>0</vt:i4>
      </vt:variant>
      <vt:variant>
        <vt:i4>5</vt:i4>
      </vt:variant>
      <vt:variant>
        <vt:lpwstr>http://glast.gsfc.nasa.gov/ssc/dev/current_documents/GSSC_Test_Plan.doc</vt:lpwstr>
      </vt:variant>
      <vt:variant>
        <vt:lpwstr/>
      </vt:variant>
      <vt:variant>
        <vt:i4>3932286</vt:i4>
      </vt:variant>
      <vt:variant>
        <vt:i4>396</vt:i4>
      </vt:variant>
      <vt:variant>
        <vt:i4>0</vt:i4>
      </vt:variant>
      <vt:variant>
        <vt:i4>5</vt:i4>
      </vt:variant>
      <vt:variant>
        <vt:lpwstr>http://glast.gsfc.nasa.gov/ssc/dev/current_documents/GSSC_design.doc</vt:lpwstr>
      </vt:variant>
      <vt:variant>
        <vt:lpwstr/>
      </vt:variant>
      <vt:variant>
        <vt:i4>1376310</vt:i4>
      </vt:variant>
      <vt:variant>
        <vt:i4>365</vt:i4>
      </vt:variant>
      <vt:variant>
        <vt:i4>0</vt:i4>
      </vt:variant>
      <vt:variant>
        <vt:i4>5</vt:i4>
      </vt:variant>
      <vt:variant>
        <vt:lpwstr/>
      </vt:variant>
      <vt:variant>
        <vt:lpwstr>_toc3052</vt:lpwstr>
      </vt:variant>
      <vt:variant>
        <vt:i4>1966130</vt:i4>
      </vt:variant>
      <vt:variant>
        <vt:i4>362</vt:i4>
      </vt:variant>
      <vt:variant>
        <vt:i4>0</vt:i4>
      </vt:variant>
      <vt:variant>
        <vt:i4>5</vt:i4>
      </vt:variant>
      <vt:variant>
        <vt:lpwstr/>
      </vt:variant>
      <vt:variant>
        <vt:lpwstr>_toc2801</vt:lpwstr>
      </vt:variant>
      <vt:variant>
        <vt:i4>1310774</vt:i4>
      </vt:variant>
      <vt:variant>
        <vt:i4>359</vt:i4>
      </vt:variant>
      <vt:variant>
        <vt:i4>0</vt:i4>
      </vt:variant>
      <vt:variant>
        <vt:i4>5</vt:i4>
      </vt:variant>
      <vt:variant>
        <vt:lpwstr/>
      </vt:variant>
      <vt:variant>
        <vt:lpwstr>_toc2645</vt:lpwstr>
      </vt:variant>
      <vt:variant>
        <vt:i4>1507380</vt:i4>
      </vt:variant>
      <vt:variant>
        <vt:i4>356</vt:i4>
      </vt:variant>
      <vt:variant>
        <vt:i4>0</vt:i4>
      </vt:variant>
      <vt:variant>
        <vt:i4>5</vt:i4>
      </vt:variant>
      <vt:variant>
        <vt:lpwstr/>
      </vt:variant>
      <vt:variant>
        <vt:lpwstr>_toc2565</vt:lpwstr>
      </vt:variant>
      <vt:variant>
        <vt:i4>1310779</vt:i4>
      </vt:variant>
      <vt:variant>
        <vt:i4>353</vt:i4>
      </vt:variant>
      <vt:variant>
        <vt:i4>0</vt:i4>
      </vt:variant>
      <vt:variant>
        <vt:i4>5</vt:i4>
      </vt:variant>
      <vt:variant>
        <vt:lpwstr/>
      </vt:variant>
      <vt:variant>
        <vt:lpwstr>_toc2390</vt:lpwstr>
      </vt:variant>
      <vt:variant>
        <vt:i4>1310771</vt:i4>
      </vt:variant>
      <vt:variant>
        <vt:i4>350</vt:i4>
      </vt:variant>
      <vt:variant>
        <vt:i4>0</vt:i4>
      </vt:variant>
      <vt:variant>
        <vt:i4>5</vt:i4>
      </vt:variant>
      <vt:variant>
        <vt:lpwstr/>
      </vt:variant>
      <vt:variant>
        <vt:lpwstr>_toc2310</vt:lpwstr>
      </vt:variant>
      <vt:variant>
        <vt:i4>1245233</vt:i4>
      </vt:variant>
      <vt:variant>
        <vt:i4>347</vt:i4>
      </vt:variant>
      <vt:variant>
        <vt:i4>0</vt:i4>
      </vt:variant>
      <vt:variant>
        <vt:i4>5</vt:i4>
      </vt:variant>
      <vt:variant>
        <vt:lpwstr/>
      </vt:variant>
      <vt:variant>
        <vt:lpwstr>_toc2135</vt:lpwstr>
      </vt:variant>
      <vt:variant>
        <vt:i4>1310769</vt:i4>
      </vt:variant>
      <vt:variant>
        <vt:i4>344</vt:i4>
      </vt:variant>
      <vt:variant>
        <vt:i4>0</vt:i4>
      </vt:variant>
      <vt:variant>
        <vt:i4>5</vt:i4>
      </vt:variant>
      <vt:variant>
        <vt:lpwstr/>
      </vt:variant>
      <vt:variant>
        <vt:lpwstr>_toc2132</vt:lpwstr>
      </vt:variant>
      <vt:variant>
        <vt:i4>2031664</vt:i4>
      </vt:variant>
      <vt:variant>
        <vt:i4>341</vt:i4>
      </vt:variant>
      <vt:variant>
        <vt:i4>0</vt:i4>
      </vt:variant>
      <vt:variant>
        <vt:i4>5</vt:i4>
      </vt:variant>
      <vt:variant>
        <vt:lpwstr/>
      </vt:variant>
      <vt:variant>
        <vt:lpwstr>_toc2129</vt:lpwstr>
      </vt:variant>
      <vt:variant>
        <vt:i4>1048624</vt:i4>
      </vt:variant>
      <vt:variant>
        <vt:i4>338</vt:i4>
      </vt:variant>
      <vt:variant>
        <vt:i4>0</vt:i4>
      </vt:variant>
      <vt:variant>
        <vt:i4>5</vt:i4>
      </vt:variant>
      <vt:variant>
        <vt:lpwstr/>
      </vt:variant>
      <vt:variant>
        <vt:lpwstr>_toc2126</vt:lpwstr>
      </vt:variant>
      <vt:variant>
        <vt:i4>1179696</vt:i4>
      </vt:variant>
      <vt:variant>
        <vt:i4>335</vt:i4>
      </vt:variant>
      <vt:variant>
        <vt:i4>0</vt:i4>
      </vt:variant>
      <vt:variant>
        <vt:i4>5</vt:i4>
      </vt:variant>
      <vt:variant>
        <vt:lpwstr/>
      </vt:variant>
      <vt:variant>
        <vt:lpwstr>_toc2124</vt:lpwstr>
      </vt:variant>
      <vt:variant>
        <vt:i4>1310768</vt:i4>
      </vt:variant>
      <vt:variant>
        <vt:i4>332</vt:i4>
      </vt:variant>
      <vt:variant>
        <vt:i4>0</vt:i4>
      </vt:variant>
      <vt:variant>
        <vt:i4>5</vt:i4>
      </vt:variant>
      <vt:variant>
        <vt:lpwstr/>
      </vt:variant>
      <vt:variant>
        <vt:lpwstr>_toc2122</vt:lpwstr>
      </vt:variant>
      <vt:variant>
        <vt:i4>1310771</vt:i4>
      </vt:variant>
      <vt:variant>
        <vt:i4>329</vt:i4>
      </vt:variant>
      <vt:variant>
        <vt:i4>0</vt:i4>
      </vt:variant>
      <vt:variant>
        <vt:i4>5</vt:i4>
      </vt:variant>
      <vt:variant>
        <vt:lpwstr/>
      </vt:variant>
      <vt:variant>
        <vt:lpwstr>_toc2112</vt:lpwstr>
      </vt:variant>
      <vt:variant>
        <vt:i4>1441840</vt:i4>
      </vt:variant>
      <vt:variant>
        <vt:i4>326</vt:i4>
      </vt:variant>
      <vt:variant>
        <vt:i4>0</vt:i4>
      </vt:variant>
      <vt:variant>
        <vt:i4>5</vt:i4>
      </vt:variant>
      <vt:variant>
        <vt:lpwstr/>
      </vt:variant>
      <vt:variant>
        <vt:lpwstr>_toc2021</vt:lpwstr>
      </vt:variant>
      <vt:variant>
        <vt:i4>2031667</vt:i4>
      </vt:variant>
      <vt:variant>
        <vt:i4>323</vt:i4>
      </vt:variant>
      <vt:variant>
        <vt:i4>0</vt:i4>
      </vt:variant>
      <vt:variant>
        <vt:i4>5</vt:i4>
      </vt:variant>
      <vt:variant>
        <vt:lpwstr/>
      </vt:variant>
      <vt:variant>
        <vt:lpwstr>_toc2018</vt:lpwstr>
      </vt:variant>
      <vt:variant>
        <vt:i4>1114163</vt:i4>
      </vt:variant>
      <vt:variant>
        <vt:i4>320</vt:i4>
      </vt:variant>
      <vt:variant>
        <vt:i4>0</vt:i4>
      </vt:variant>
      <vt:variant>
        <vt:i4>5</vt:i4>
      </vt:variant>
      <vt:variant>
        <vt:lpwstr/>
      </vt:variant>
      <vt:variant>
        <vt:lpwstr>_toc2016</vt:lpwstr>
      </vt:variant>
      <vt:variant>
        <vt:i4>1245235</vt:i4>
      </vt:variant>
      <vt:variant>
        <vt:i4>317</vt:i4>
      </vt:variant>
      <vt:variant>
        <vt:i4>0</vt:i4>
      </vt:variant>
      <vt:variant>
        <vt:i4>5</vt:i4>
      </vt:variant>
      <vt:variant>
        <vt:lpwstr/>
      </vt:variant>
      <vt:variant>
        <vt:lpwstr>_toc2014</vt:lpwstr>
      </vt:variant>
      <vt:variant>
        <vt:i4>1376307</vt:i4>
      </vt:variant>
      <vt:variant>
        <vt:i4>314</vt:i4>
      </vt:variant>
      <vt:variant>
        <vt:i4>0</vt:i4>
      </vt:variant>
      <vt:variant>
        <vt:i4>5</vt:i4>
      </vt:variant>
      <vt:variant>
        <vt:lpwstr/>
      </vt:variant>
      <vt:variant>
        <vt:lpwstr>_toc2012</vt:lpwstr>
      </vt:variant>
      <vt:variant>
        <vt:i4>2031666</vt:i4>
      </vt:variant>
      <vt:variant>
        <vt:i4>311</vt:i4>
      </vt:variant>
      <vt:variant>
        <vt:i4>0</vt:i4>
      </vt:variant>
      <vt:variant>
        <vt:i4>5</vt:i4>
      </vt:variant>
      <vt:variant>
        <vt:lpwstr/>
      </vt:variant>
      <vt:variant>
        <vt:lpwstr>_toc2008</vt:lpwstr>
      </vt:variant>
      <vt:variant>
        <vt:i4>1179698</vt:i4>
      </vt:variant>
      <vt:variant>
        <vt:i4>308</vt:i4>
      </vt:variant>
      <vt:variant>
        <vt:i4>0</vt:i4>
      </vt:variant>
      <vt:variant>
        <vt:i4>5</vt:i4>
      </vt:variant>
      <vt:variant>
        <vt:lpwstr/>
      </vt:variant>
      <vt:variant>
        <vt:lpwstr>_toc2005</vt:lpwstr>
      </vt:variant>
      <vt:variant>
        <vt:i4>1376306</vt:i4>
      </vt:variant>
      <vt:variant>
        <vt:i4>305</vt:i4>
      </vt:variant>
      <vt:variant>
        <vt:i4>0</vt:i4>
      </vt:variant>
      <vt:variant>
        <vt:i4>5</vt:i4>
      </vt:variant>
      <vt:variant>
        <vt:lpwstr/>
      </vt:variant>
      <vt:variant>
        <vt:lpwstr>_toc2002</vt:lpwstr>
      </vt:variant>
      <vt:variant>
        <vt:i4>1638457</vt:i4>
      </vt:variant>
      <vt:variant>
        <vt:i4>302</vt:i4>
      </vt:variant>
      <vt:variant>
        <vt:i4>0</vt:i4>
      </vt:variant>
      <vt:variant>
        <vt:i4>5</vt:i4>
      </vt:variant>
      <vt:variant>
        <vt:lpwstr/>
      </vt:variant>
      <vt:variant>
        <vt:lpwstr>_toc1987</vt:lpwstr>
      </vt:variant>
      <vt:variant>
        <vt:i4>1900601</vt:i4>
      </vt:variant>
      <vt:variant>
        <vt:i4>299</vt:i4>
      </vt:variant>
      <vt:variant>
        <vt:i4>0</vt:i4>
      </vt:variant>
      <vt:variant>
        <vt:i4>5</vt:i4>
      </vt:variant>
      <vt:variant>
        <vt:lpwstr/>
      </vt:variant>
      <vt:variant>
        <vt:lpwstr>_toc1983</vt:lpwstr>
      </vt:variant>
      <vt:variant>
        <vt:i4>1572918</vt:i4>
      </vt:variant>
      <vt:variant>
        <vt:i4>296</vt:i4>
      </vt:variant>
      <vt:variant>
        <vt:i4>0</vt:i4>
      </vt:variant>
      <vt:variant>
        <vt:i4>5</vt:i4>
      </vt:variant>
      <vt:variant>
        <vt:lpwstr/>
      </vt:variant>
      <vt:variant>
        <vt:lpwstr>_toc1976</vt:lpwstr>
      </vt:variant>
      <vt:variant>
        <vt:i4>1900598</vt:i4>
      </vt:variant>
      <vt:variant>
        <vt:i4>293</vt:i4>
      </vt:variant>
      <vt:variant>
        <vt:i4>0</vt:i4>
      </vt:variant>
      <vt:variant>
        <vt:i4>5</vt:i4>
      </vt:variant>
      <vt:variant>
        <vt:lpwstr/>
      </vt:variant>
      <vt:variant>
        <vt:lpwstr>_toc1973</vt:lpwstr>
      </vt:variant>
      <vt:variant>
        <vt:i4>2031670</vt:i4>
      </vt:variant>
      <vt:variant>
        <vt:i4>290</vt:i4>
      </vt:variant>
      <vt:variant>
        <vt:i4>0</vt:i4>
      </vt:variant>
      <vt:variant>
        <vt:i4>5</vt:i4>
      </vt:variant>
      <vt:variant>
        <vt:lpwstr/>
      </vt:variant>
      <vt:variant>
        <vt:lpwstr>_toc1971</vt:lpwstr>
      </vt:variant>
      <vt:variant>
        <vt:i4>2031671</vt:i4>
      </vt:variant>
      <vt:variant>
        <vt:i4>287</vt:i4>
      </vt:variant>
      <vt:variant>
        <vt:i4>0</vt:i4>
      </vt:variant>
      <vt:variant>
        <vt:i4>5</vt:i4>
      </vt:variant>
      <vt:variant>
        <vt:lpwstr/>
      </vt:variant>
      <vt:variant>
        <vt:lpwstr>_toc1961</vt:lpwstr>
      </vt:variant>
      <vt:variant>
        <vt:i4>1835060</vt:i4>
      </vt:variant>
      <vt:variant>
        <vt:i4>284</vt:i4>
      </vt:variant>
      <vt:variant>
        <vt:i4>0</vt:i4>
      </vt:variant>
      <vt:variant>
        <vt:i4>5</vt:i4>
      </vt:variant>
      <vt:variant>
        <vt:lpwstr/>
      </vt:variant>
      <vt:variant>
        <vt:lpwstr>_toc1952</vt:lpwstr>
      </vt:variant>
      <vt:variant>
        <vt:i4>1441845</vt:i4>
      </vt:variant>
      <vt:variant>
        <vt:i4>281</vt:i4>
      </vt:variant>
      <vt:variant>
        <vt:i4>0</vt:i4>
      </vt:variant>
      <vt:variant>
        <vt:i4>5</vt:i4>
      </vt:variant>
      <vt:variant>
        <vt:lpwstr/>
      </vt:variant>
      <vt:variant>
        <vt:lpwstr>_toc1948</vt:lpwstr>
      </vt:variant>
      <vt:variant>
        <vt:i4>1900597</vt:i4>
      </vt:variant>
      <vt:variant>
        <vt:i4>278</vt:i4>
      </vt:variant>
      <vt:variant>
        <vt:i4>0</vt:i4>
      </vt:variant>
      <vt:variant>
        <vt:i4>5</vt:i4>
      </vt:variant>
      <vt:variant>
        <vt:lpwstr/>
      </vt:variant>
      <vt:variant>
        <vt:lpwstr>_toc1943</vt:lpwstr>
      </vt:variant>
      <vt:variant>
        <vt:i4>2031669</vt:i4>
      </vt:variant>
      <vt:variant>
        <vt:i4>275</vt:i4>
      </vt:variant>
      <vt:variant>
        <vt:i4>0</vt:i4>
      </vt:variant>
      <vt:variant>
        <vt:i4>5</vt:i4>
      </vt:variant>
      <vt:variant>
        <vt:lpwstr/>
      </vt:variant>
      <vt:variant>
        <vt:lpwstr>_toc1941</vt:lpwstr>
      </vt:variant>
      <vt:variant>
        <vt:i4>1900594</vt:i4>
      </vt:variant>
      <vt:variant>
        <vt:i4>272</vt:i4>
      </vt:variant>
      <vt:variant>
        <vt:i4>0</vt:i4>
      </vt:variant>
      <vt:variant>
        <vt:i4>5</vt:i4>
      </vt:variant>
      <vt:variant>
        <vt:lpwstr/>
      </vt:variant>
      <vt:variant>
        <vt:lpwstr>_toc1933</vt:lpwstr>
      </vt:variant>
      <vt:variant>
        <vt:i4>1507379</vt:i4>
      </vt:variant>
      <vt:variant>
        <vt:i4>269</vt:i4>
      </vt:variant>
      <vt:variant>
        <vt:i4>0</vt:i4>
      </vt:variant>
      <vt:variant>
        <vt:i4>5</vt:i4>
      </vt:variant>
      <vt:variant>
        <vt:lpwstr/>
      </vt:variant>
      <vt:variant>
        <vt:lpwstr>_toc1929</vt:lpwstr>
      </vt:variant>
      <vt:variant>
        <vt:i4>1572915</vt:i4>
      </vt:variant>
      <vt:variant>
        <vt:i4>266</vt:i4>
      </vt:variant>
      <vt:variant>
        <vt:i4>0</vt:i4>
      </vt:variant>
      <vt:variant>
        <vt:i4>5</vt:i4>
      </vt:variant>
      <vt:variant>
        <vt:lpwstr/>
      </vt:variant>
      <vt:variant>
        <vt:lpwstr>_toc1926</vt:lpwstr>
      </vt:variant>
      <vt:variant>
        <vt:i4>2031670</vt:i4>
      </vt:variant>
      <vt:variant>
        <vt:i4>263</vt:i4>
      </vt:variant>
      <vt:variant>
        <vt:i4>0</vt:i4>
      </vt:variant>
      <vt:variant>
        <vt:i4>5</vt:i4>
      </vt:variant>
      <vt:variant>
        <vt:lpwstr/>
      </vt:variant>
      <vt:variant>
        <vt:lpwstr>_toc1870</vt:lpwstr>
      </vt:variant>
      <vt:variant>
        <vt:i4>1507383</vt:i4>
      </vt:variant>
      <vt:variant>
        <vt:i4>260</vt:i4>
      </vt:variant>
      <vt:variant>
        <vt:i4>0</vt:i4>
      </vt:variant>
      <vt:variant>
        <vt:i4>5</vt:i4>
      </vt:variant>
      <vt:variant>
        <vt:lpwstr/>
      </vt:variant>
      <vt:variant>
        <vt:lpwstr>_toc1868</vt:lpwstr>
      </vt:variant>
      <vt:variant>
        <vt:i4>1638455</vt:i4>
      </vt:variant>
      <vt:variant>
        <vt:i4>257</vt:i4>
      </vt:variant>
      <vt:variant>
        <vt:i4>0</vt:i4>
      </vt:variant>
      <vt:variant>
        <vt:i4>5</vt:i4>
      </vt:variant>
      <vt:variant>
        <vt:lpwstr/>
      </vt:variant>
      <vt:variant>
        <vt:lpwstr>_toc1866</vt:lpwstr>
      </vt:variant>
      <vt:variant>
        <vt:i4>1835063</vt:i4>
      </vt:variant>
      <vt:variant>
        <vt:i4>254</vt:i4>
      </vt:variant>
      <vt:variant>
        <vt:i4>0</vt:i4>
      </vt:variant>
      <vt:variant>
        <vt:i4>5</vt:i4>
      </vt:variant>
      <vt:variant>
        <vt:lpwstr/>
      </vt:variant>
      <vt:variant>
        <vt:lpwstr>_toc1863</vt:lpwstr>
      </vt:variant>
      <vt:variant>
        <vt:i4>2031671</vt:i4>
      </vt:variant>
      <vt:variant>
        <vt:i4>251</vt:i4>
      </vt:variant>
      <vt:variant>
        <vt:i4>0</vt:i4>
      </vt:variant>
      <vt:variant>
        <vt:i4>5</vt:i4>
      </vt:variant>
      <vt:variant>
        <vt:lpwstr/>
      </vt:variant>
      <vt:variant>
        <vt:lpwstr>_toc1860</vt:lpwstr>
      </vt:variant>
      <vt:variant>
        <vt:i4>1638452</vt:i4>
      </vt:variant>
      <vt:variant>
        <vt:i4>248</vt:i4>
      </vt:variant>
      <vt:variant>
        <vt:i4>0</vt:i4>
      </vt:variant>
      <vt:variant>
        <vt:i4>5</vt:i4>
      </vt:variant>
      <vt:variant>
        <vt:lpwstr/>
      </vt:variant>
      <vt:variant>
        <vt:lpwstr>_toc1856</vt:lpwstr>
      </vt:variant>
      <vt:variant>
        <vt:i4>1769524</vt:i4>
      </vt:variant>
      <vt:variant>
        <vt:i4>245</vt:i4>
      </vt:variant>
      <vt:variant>
        <vt:i4>0</vt:i4>
      </vt:variant>
      <vt:variant>
        <vt:i4>5</vt:i4>
      </vt:variant>
      <vt:variant>
        <vt:lpwstr/>
      </vt:variant>
      <vt:variant>
        <vt:lpwstr>_toc1854</vt:lpwstr>
      </vt:variant>
      <vt:variant>
        <vt:i4>2031668</vt:i4>
      </vt:variant>
      <vt:variant>
        <vt:i4>242</vt:i4>
      </vt:variant>
      <vt:variant>
        <vt:i4>0</vt:i4>
      </vt:variant>
      <vt:variant>
        <vt:i4>5</vt:i4>
      </vt:variant>
      <vt:variant>
        <vt:lpwstr/>
      </vt:variant>
      <vt:variant>
        <vt:lpwstr>_toc1850</vt:lpwstr>
      </vt:variant>
      <vt:variant>
        <vt:i4>1572917</vt:i4>
      </vt:variant>
      <vt:variant>
        <vt:i4>239</vt:i4>
      </vt:variant>
      <vt:variant>
        <vt:i4>0</vt:i4>
      </vt:variant>
      <vt:variant>
        <vt:i4>5</vt:i4>
      </vt:variant>
      <vt:variant>
        <vt:lpwstr/>
      </vt:variant>
      <vt:variant>
        <vt:lpwstr>_toc1847</vt:lpwstr>
      </vt:variant>
      <vt:variant>
        <vt:i4>1703989</vt:i4>
      </vt:variant>
      <vt:variant>
        <vt:i4>236</vt:i4>
      </vt:variant>
      <vt:variant>
        <vt:i4>0</vt:i4>
      </vt:variant>
      <vt:variant>
        <vt:i4>5</vt:i4>
      </vt:variant>
      <vt:variant>
        <vt:lpwstr/>
      </vt:variant>
      <vt:variant>
        <vt:lpwstr>_toc1845</vt:lpwstr>
      </vt:variant>
      <vt:variant>
        <vt:i4>1703986</vt:i4>
      </vt:variant>
      <vt:variant>
        <vt:i4>233</vt:i4>
      </vt:variant>
      <vt:variant>
        <vt:i4>0</vt:i4>
      </vt:variant>
      <vt:variant>
        <vt:i4>5</vt:i4>
      </vt:variant>
      <vt:variant>
        <vt:lpwstr/>
      </vt:variant>
      <vt:variant>
        <vt:lpwstr>_toc1835</vt:lpwstr>
      </vt:variant>
      <vt:variant>
        <vt:i4>1900594</vt:i4>
      </vt:variant>
      <vt:variant>
        <vt:i4>230</vt:i4>
      </vt:variant>
      <vt:variant>
        <vt:i4>0</vt:i4>
      </vt:variant>
      <vt:variant>
        <vt:i4>5</vt:i4>
      </vt:variant>
      <vt:variant>
        <vt:lpwstr/>
      </vt:variant>
      <vt:variant>
        <vt:lpwstr>_toc1832</vt:lpwstr>
      </vt:variant>
      <vt:variant>
        <vt:i4>1507379</vt:i4>
      </vt:variant>
      <vt:variant>
        <vt:i4>227</vt:i4>
      </vt:variant>
      <vt:variant>
        <vt:i4>0</vt:i4>
      </vt:variant>
      <vt:variant>
        <vt:i4>5</vt:i4>
      </vt:variant>
      <vt:variant>
        <vt:lpwstr/>
      </vt:variant>
      <vt:variant>
        <vt:lpwstr>_toc1828</vt:lpwstr>
      </vt:variant>
      <vt:variant>
        <vt:i4>1769523</vt:i4>
      </vt:variant>
      <vt:variant>
        <vt:i4>224</vt:i4>
      </vt:variant>
      <vt:variant>
        <vt:i4>0</vt:i4>
      </vt:variant>
      <vt:variant>
        <vt:i4>5</vt:i4>
      </vt:variant>
      <vt:variant>
        <vt:lpwstr/>
      </vt:variant>
      <vt:variant>
        <vt:lpwstr>_toc1824</vt:lpwstr>
      </vt:variant>
      <vt:variant>
        <vt:i4>2031667</vt:i4>
      </vt:variant>
      <vt:variant>
        <vt:i4>221</vt:i4>
      </vt:variant>
      <vt:variant>
        <vt:i4>0</vt:i4>
      </vt:variant>
      <vt:variant>
        <vt:i4>5</vt:i4>
      </vt:variant>
      <vt:variant>
        <vt:lpwstr/>
      </vt:variant>
      <vt:variant>
        <vt:lpwstr>_toc1820</vt:lpwstr>
      </vt:variant>
      <vt:variant>
        <vt:i4>1703984</vt:i4>
      </vt:variant>
      <vt:variant>
        <vt:i4>218</vt:i4>
      </vt:variant>
      <vt:variant>
        <vt:i4>0</vt:i4>
      </vt:variant>
      <vt:variant>
        <vt:i4>5</vt:i4>
      </vt:variant>
      <vt:variant>
        <vt:lpwstr/>
      </vt:variant>
      <vt:variant>
        <vt:lpwstr>_toc1815</vt:lpwstr>
      </vt:variant>
      <vt:variant>
        <vt:i4>1835056</vt:i4>
      </vt:variant>
      <vt:variant>
        <vt:i4>215</vt:i4>
      </vt:variant>
      <vt:variant>
        <vt:i4>0</vt:i4>
      </vt:variant>
      <vt:variant>
        <vt:i4>5</vt:i4>
      </vt:variant>
      <vt:variant>
        <vt:lpwstr/>
      </vt:variant>
      <vt:variant>
        <vt:lpwstr>_toc1813</vt:lpwstr>
      </vt:variant>
      <vt:variant>
        <vt:i4>2031664</vt:i4>
      </vt:variant>
      <vt:variant>
        <vt:i4>212</vt:i4>
      </vt:variant>
      <vt:variant>
        <vt:i4>0</vt:i4>
      </vt:variant>
      <vt:variant>
        <vt:i4>5</vt:i4>
      </vt:variant>
      <vt:variant>
        <vt:lpwstr/>
      </vt:variant>
      <vt:variant>
        <vt:lpwstr>_toc1810</vt:lpwstr>
      </vt:variant>
      <vt:variant>
        <vt:i4>1703985</vt:i4>
      </vt:variant>
      <vt:variant>
        <vt:i4>209</vt:i4>
      </vt:variant>
      <vt:variant>
        <vt:i4>0</vt:i4>
      </vt:variant>
      <vt:variant>
        <vt:i4>5</vt:i4>
      </vt:variant>
      <vt:variant>
        <vt:lpwstr/>
      </vt:variant>
      <vt:variant>
        <vt:lpwstr>_toc1805</vt:lpwstr>
      </vt:variant>
      <vt:variant>
        <vt:i4>2031665</vt:i4>
      </vt:variant>
      <vt:variant>
        <vt:i4>206</vt:i4>
      </vt:variant>
      <vt:variant>
        <vt:i4>0</vt:i4>
      </vt:variant>
      <vt:variant>
        <vt:i4>5</vt:i4>
      </vt:variant>
      <vt:variant>
        <vt:lpwstr/>
      </vt:variant>
      <vt:variant>
        <vt:lpwstr>_toc1800</vt:lpwstr>
      </vt:variant>
      <vt:variant>
        <vt:i4>1572920</vt:i4>
      </vt:variant>
      <vt:variant>
        <vt:i4>203</vt:i4>
      </vt:variant>
      <vt:variant>
        <vt:i4>0</vt:i4>
      </vt:variant>
      <vt:variant>
        <vt:i4>5</vt:i4>
      </vt:variant>
      <vt:variant>
        <vt:lpwstr/>
      </vt:variant>
      <vt:variant>
        <vt:lpwstr>_toc1798</vt:lpwstr>
      </vt:variant>
      <vt:variant>
        <vt:i4>1441848</vt:i4>
      </vt:variant>
      <vt:variant>
        <vt:i4>200</vt:i4>
      </vt:variant>
      <vt:variant>
        <vt:i4>0</vt:i4>
      </vt:variant>
      <vt:variant>
        <vt:i4>5</vt:i4>
      </vt:variant>
      <vt:variant>
        <vt:lpwstr/>
      </vt:variant>
      <vt:variant>
        <vt:lpwstr>_toc1796</vt:lpwstr>
      </vt:variant>
      <vt:variant>
        <vt:i4>1310776</vt:i4>
      </vt:variant>
      <vt:variant>
        <vt:i4>197</vt:i4>
      </vt:variant>
      <vt:variant>
        <vt:i4>0</vt:i4>
      </vt:variant>
      <vt:variant>
        <vt:i4>5</vt:i4>
      </vt:variant>
      <vt:variant>
        <vt:lpwstr/>
      </vt:variant>
      <vt:variant>
        <vt:lpwstr>_toc1794</vt:lpwstr>
      </vt:variant>
      <vt:variant>
        <vt:i4>1507385</vt:i4>
      </vt:variant>
      <vt:variant>
        <vt:i4>194</vt:i4>
      </vt:variant>
      <vt:variant>
        <vt:i4>0</vt:i4>
      </vt:variant>
      <vt:variant>
        <vt:i4>5</vt:i4>
      </vt:variant>
      <vt:variant>
        <vt:lpwstr/>
      </vt:variant>
      <vt:variant>
        <vt:lpwstr>_toc1787</vt:lpwstr>
      </vt:variant>
      <vt:variant>
        <vt:i4>1376313</vt:i4>
      </vt:variant>
      <vt:variant>
        <vt:i4>191</vt:i4>
      </vt:variant>
      <vt:variant>
        <vt:i4>0</vt:i4>
      </vt:variant>
      <vt:variant>
        <vt:i4>5</vt:i4>
      </vt:variant>
      <vt:variant>
        <vt:lpwstr/>
      </vt:variant>
      <vt:variant>
        <vt:lpwstr>_toc1785</vt:lpwstr>
      </vt:variant>
      <vt:variant>
        <vt:i4>1310773</vt:i4>
      </vt:variant>
      <vt:variant>
        <vt:i4>188</vt:i4>
      </vt:variant>
      <vt:variant>
        <vt:i4>0</vt:i4>
      </vt:variant>
      <vt:variant>
        <vt:i4>5</vt:i4>
      </vt:variant>
      <vt:variant>
        <vt:lpwstr/>
      </vt:variant>
      <vt:variant>
        <vt:lpwstr>_toc1645</vt:lpwstr>
      </vt:variant>
      <vt:variant>
        <vt:i4>1376306</vt:i4>
      </vt:variant>
      <vt:variant>
        <vt:i4>185</vt:i4>
      </vt:variant>
      <vt:variant>
        <vt:i4>0</vt:i4>
      </vt:variant>
      <vt:variant>
        <vt:i4>5</vt:i4>
      </vt:variant>
      <vt:variant>
        <vt:lpwstr/>
      </vt:variant>
      <vt:variant>
        <vt:lpwstr>_toc1634</vt:lpwstr>
      </vt:variant>
      <vt:variant>
        <vt:i4>1245235</vt:i4>
      </vt:variant>
      <vt:variant>
        <vt:i4>182</vt:i4>
      </vt:variant>
      <vt:variant>
        <vt:i4>0</vt:i4>
      </vt:variant>
      <vt:variant>
        <vt:i4>5</vt:i4>
      </vt:variant>
      <vt:variant>
        <vt:lpwstr/>
      </vt:variant>
      <vt:variant>
        <vt:lpwstr>_toc1622</vt:lpwstr>
      </vt:variant>
      <vt:variant>
        <vt:i4>1114163</vt:i4>
      </vt:variant>
      <vt:variant>
        <vt:i4>179</vt:i4>
      </vt:variant>
      <vt:variant>
        <vt:i4>0</vt:i4>
      </vt:variant>
      <vt:variant>
        <vt:i4>5</vt:i4>
      </vt:variant>
      <vt:variant>
        <vt:lpwstr/>
      </vt:variant>
      <vt:variant>
        <vt:lpwstr>_toc1620</vt:lpwstr>
      </vt:variant>
      <vt:variant>
        <vt:i4>1638448</vt:i4>
      </vt:variant>
      <vt:variant>
        <vt:i4>176</vt:i4>
      </vt:variant>
      <vt:variant>
        <vt:i4>0</vt:i4>
      </vt:variant>
      <vt:variant>
        <vt:i4>5</vt:i4>
      </vt:variant>
      <vt:variant>
        <vt:lpwstr/>
      </vt:variant>
      <vt:variant>
        <vt:lpwstr>_toc1618</vt:lpwstr>
      </vt:variant>
      <vt:variant>
        <vt:i4>1507376</vt:i4>
      </vt:variant>
      <vt:variant>
        <vt:i4>173</vt:i4>
      </vt:variant>
      <vt:variant>
        <vt:i4>0</vt:i4>
      </vt:variant>
      <vt:variant>
        <vt:i4>5</vt:i4>
      </vt:variant>
      <vt:variant>
        <vt:lpwstr/>
      </vt:variant>
      <vt:variant>
        <vt:lpwstr>_toc1616</vt:lpwstr>
      </vt:variant>
      <vt:variant>
        <vt:i4>1048625</vt:i4>
      </vt:variant>
      <vt:variant>
        <vt:i4>170</vt:i4>
      </vt:variant>
      <vt:variant>
        <vt:i4>0</vt:i4>
      </vt:variant>
      <vt:variant>
        <vt:i4>5</vt:i4>
      </vt:variant>
      <vt:variant>
        <vt:lpwstr/>
      </vt:variant>
      <vt:variant>
        <vt:lpwstr>_toc1601</vt:lpwstr>
      </vt:variant>
      <vt:variant>
        <vt:i4>1769528</vt:i4>
      </vt:variant>
      <vt:variant>
        <vt:i4>167</vt:i4>
      </vt:variant>
      <vt:variant>
        <vt:i4>0</vt:i4>
      </vt:variant>
      <vt:variant>
        <vt:i4>5</vt:i4>
      </vt:variant>
      <vt:variant>
        <vt:lpwstr/>
      </vt:variant>
      <vt:variant>
        <vt:lpwstr>_toc1599</vt:lpwstr>
      </vt:variant>
      <vt:variant>
        <vt:i4>1310776</vt:i4>
      </vt:variant>
      <vt:variant>
        <vt:i4>164</vt:i4>
      </vt:variant>
      <vt:variant>
        <vt:i4>0</vt:i4>
      </vt:variant>
      <vt:variant>
        <vt:i4>5</vt:i4>
      </vt:variant>
      <vt:variant>
        <vt:lpwstr/>
      </vt:variant>
      <vt:variant>
        <vt:lpwstr>_toc1596</vt:lpwstr>
      </vt:variant>
      <vt:variant>
        <vt:i4>1114168</vt:i4>
      </vt:variant>
      <vt:variant>
        <vt:i4>161</vt:i4>
      </vt:variant>
      <vt:variant>
        <vt:i4>0</vt:i4>
      </vt:variant>
      <vt:variant>
        <vt:i4>5</vt:i4>
      </vt:variant>
      <vt:variant>
        <vt:lpwstr/>
      </vt:variant>
      <vt:variant>
        <vt:lpwstr>_toc1593</vt:lpwstr>
      </vt:variant>
      <vt:variant>
        <vt:i4>1245240</vt:i4>
      </vt:variant>
      <vt:variant>
        <vt:i4>158</vt:i4>
      </vt:variant>
      <vt:variant>
        <vt:i4>0</vt:i4>
      </vt:variant>
      <vt:variant>
        <vt:i4>5</vt:i4>
      </vt:variant>
      <vt:variant>
        <vt:lpwstr/>
      </vt:variant>
      <vt:variant>
        <vt:lpwstr>_toc1591</vt:lpwstr>
      </vt:variant>
      <vt:variant>
        <vt:i4>1245241</vt:i4>
      </vt:variant>
      <vt:variant>
        <vt:i4>155</vt:i4>
      </vt:variant>
      <vt:variant>
        <vt:i4>0</vt:i4>
      </vt:variant>
      <vt:variant>
        <vt:i4>5</vt:i4>
      </vt:variant>
      <vt:variant>
        <vt:lpwstr/>
      </vt:variant>
      <vt:variant>
        <vt:lpwstr>_toc1581</vt:lpwstr>
      </vt:variant>
      <vt:variant>
        <vt:i4>1441846</vt:i4>
      </vt:variant>
      <vt:variant>
        <vt:i4>152</vt:i4>
      </vt:variant>
      <vt:variant>
        <vt:i4>0</vt:i4>
      </vt:variant>
      <vt:variant>
        <vt:i4>5</vt:i4>
      </vt:variant>
      <vt:variant>
        <vt:lpwstr/>
      </vt:variant>
      <vt:variant>
        <vt:lpwstr>_toc1574</vt:lpwstr>
      </vt:variant>
      <vt:variant>
        <vt:i4>1310775</vt:i4>
      </vt:variant>
      <vt:variant>
        <vt:i4>149</vt:i4>
      </vt:variant>
      <vt:variant>
        <vt:i4>0</vt:i4>
      </vt:variant>
      <vt:variant>
        <vt:i4>5</vt:i4>
      </vt:variant>
      <vt:variant>
        <vt:lpwstr/>
      </vt:variant>
      <vt:variant>
        <vt:lpwstr>_toc1566</vt:lpwstr>
      </vt:variant>
      <vt:variant>
        <vt:i4>1310772</vt:i4>
      </vt:variant>
      <vt:variant>
        <vt:i4>146</vt:i4>
      </vt:variant>
      <vt:variant>
        <vt:i4>0</vt:i4>
      </vt:variant>
      <vt:variant>
        <vt:i4>5</vt:i4>
      </vt:variant>
      <vt:variant>
        <vt:lpwstr/>
      </vt:variant>
      <vt:variant>
        <vt:lpwstr>_toc1556</vt:lpwstr>
      </vt:variant>
      <vt:variant>
        <vt:i4>1245234</vt:i4>
      </vt:variant>
      <vt:variant>
        <vt:i4>143</vt:i4>
      </vt:variant>
      <vt:variant>
        <vt:i4>0</vt:i4>
      </vt:variant>
      <vt:variant>
        <vt:i4>5</vt:i4>
      </vt:variant>
      <vt:variant>
        <vt:lpwstr/>
      </vt:variant>
      <vt:variant>
        <vt:lpwstr>_toc1531</vt:lpwstr>
      </vt:variant>
      <vt:variant>
        <vt:i4>1114163</vt:i4>
      </vt:variant>
      <vt:variant>
        <vt:i4>140</vt:i4>
      </vt:variant>
      <vt:variant>
        <vt:i4>0</vt:i4>
      </vt:variant>
      <vt:variant>
        <vt:i4>5</vt:i4>
      </vt:variant>
      <vt:variant>
        <vt:lpwstr/>
      </vt:variant>
      <vt:variant>
        <vt:lpwstr>_toc1523</vt:lpwstr>
      </vt:variant>
      <vt:variant>
        <vt:i4>1376313</vt:i4>
      </vt:variant>
      <vt:variant>
        <vt:i4>137</vt:i4>
      </vt:variant>
      <vt:variant>
        <vt:i4>0</vt:i4>
      </vt:variant>
      <vt:variant>
        <vt:i4>5</vt:i4>
      </vt:variant>
      <vt:variant>
        <vt:lpwstr/>
      </vt:variant>
      <vt:variant>
        <vt:lpwstr>_toc1486</vt:lpwstr>
      </vt:variant>
      <vt:variant>
        <vt:i4>1769526</vt:i4>
      </vt:variant>
      <vt:variant>
        <vt:i4>134</vt:i4>
      </vt:variant>
      <vt:variant>
        <vt:i4>0</vt:i4>
      </vt:variant>
      <vt:variant>
        <vt:i4>5</vt:i4>
      </vt:variant>
      <vt:variant>
        <vt:lpwstr/>
      </vt:variant>
      <vt:variant>
        <vt:lpwstr>_toc1478</vt:lpwstr>
      </vt:variant>
      <vt:variant>
        <vt:i4>1245238</vt:i4>
      </vt:variant>
      <vt:variant>
        <vt:i4>131</vt:i4>
      </vt:variant>
      <vt:variant>
        <vt:i4>0</vt:i4>
      </vt:variant>
      <vt:variant>
        <vt:i4>5</vt:i4>
      </vt:variant>
      <vt:variant>
        <vt:lpwstr/>
      </vt:variant>
      <vt:variant>
        <vt:lpwstr>_toc1470</vt:lpwstr>
      </vt:variant>
      <vt:variant>
        <vt:i4>1179703</vt:i4>
      </vt:variant>
      <vt:variant>
        <vt:i4>128</vt:i4>
      </vt:variant>
      <vt:variant>
        <vt:i4>0</vt:i4>
      </vt:variant>
      <vt:variant>
        <vt:i4>5</vt:i4>
      </vt:variant>
      <vt:variant>
        <vt:lpwstr/>
      </vt:variant>
      <vt:variant>
        <vt:lpwstr>_toc1461</vt:lpwstr>
      </vt:variant>
      <vt:variant>
        <vt:i4>1376309</vt:i4>
      </vt:variant>
      <vt:variant>
        <vt:i4>125</vt:i4>
      </vt:variant>
      <vt:variant>
        <vt:i4>0</vt:i4>
      </vt:variant>
      <vt:variant>
        <vt:i4>5</vt:i4>
      </vt:variant>
      <vt:variant>
        <vt:lpwstr/>
      </vt:variant>
      <vt:variant>
        <vt:lpwstr>_toc1446</vt:lpwstr>
      </vt:variant>
      <vt:variant>
        <vt:i4>1769522</vt:i4>
      </vt:variant>
      <vt:variant>
        <vt:i4>122</vt:i4>
      </vt:variant>
      <vt:variant>
        <vt:i4>0</vt:i4>
      </vt:variant>
      <vt:variant>
        <vt:i4>5</vt:i4>
      </vt:variant>
      <vt:variant>
        <vt:lpwstr/>
      </vt:variant>
      <vt:variant>
        <vt:lpwstr>_toc1438</vt:lpwstr>
      </vt:variant>
      <vt:variant>
        <vt:i4>1769523</vt:i4>
      </vt:variant>
      <vt:variant>
        <vt:i4>119</vt:i4>
      </vt:variant>
      <vt:variant>
        <vt:i4>0</vt:i4>
      </vt:variant>
      <vt:variant>
        <vt:i4>5</vt:i4>
      </vt:variant>
      <vt:variant>
        <vt:lpwstr/>
      </vt:variant>
      <vt:variant>
        <vt:lpwstr>_toc1428</vt:lpwstr>
      </vt:variant>
      <vt:variant>
        <vt:i4>1769520</vt:i4>
      </vt:variant>
      <vt:variant>
        <vt:i4>116</vt:i4>
      </vt:variant>
      <vt:variant>
        <vt:i4>0</vt:i4>
      </vt:variant>
      <vt:variant>
        <vt:i4>5</vt:i4>
      </vt:variant>
      <vt:variant>
        <vt:lpwstr/>
      </vt:variant>
      <vt:variant>
        <vt:lpwstr>_toc1418</vt:lpwstr>
      </vt:variant>
      <vt:variant>
        <vt:i4>1769521</vt:i4>
      </vt:variant>
      <vt:variant>
        <vt:i4>113</vt:i4>
      </vt:variant>
      <vt:variant>
        <vt:i4>0</vt:i4>
      </vt:variant>
      <vt:variant>
        <vt:i4>5</vt:i4>
      </vt:variant>
      <vt:variant>
        <vt:lpwstr/>
      </vt:variant>
      <vt:variant>
        <vt:lpwstr>_toc1408</vt:lpwstr>
      </vt:variant>
      <vt:variant>
        <vt:i4>1245233</vt:i4>
      </vt:variant>
      <vt:variant>
        <vt:i4>110</vt:i4>
      </vt:variant>
      <vt:variant>
        <vt:i4>0</vt:i4>
      </vt:variant>
      <vt:variant>
        <vt:i4>5</vt:i4>
      </vt:variant>
      <vt:variant>
        <vt:lpwstr/>
      </vt:variant>
      <vt:variant>
        <vt:lpwstr>_toc1400</vt:lpwstr>
      </vt:variant>
      <vt:variant>
        <vt:i4>1245241</vt:i4>
      </vt:variant>
      <vt:variant>
        <vt:i4>107</vt:i4>
      </vt:variant>
      <vt:variant>
        <vt:i4>0</vt:i4>
      </vt:variant>
      <vt:variant>
        <vt:i4>5</vt:i4>
      </vt:variant>
      <vt:variant>
        <vt:lpwstr/>
      </vt:variant>
      <vt:variant>
        <vt:lpwstr>_toc1387</vt:lpwstr>
      </vt:variant>
      <vt:variant>
        <vt:i4>1179702</vt:i4>
      </vt:variant>
      <vt:variant>
        <vt:i4>104</vt:i4>
      </vt:variant>
      <vt:variant>
        <vt:i4>0</vt:i4>
      </vt:variant>
      <vt:variant>
        <vt:i4>5</vt:i4>
      </vt:variant>
      <vt:variant>
        <vt:lpwstr/>
      </vt:variant>
      <vt:variant>
        <vt:lpwstr>_toc1376</vt:lpwstr>
      </vt:variant>
      <vt:variant>
        <vt:i4>1114167</vt:i4>
      </vt:variant>
      <vt:variant>
        <vt:i4>101</vt:i4>
      </vt:variant>
      <vt:variant>
        <vt:i4>0</vt:i4>
      </vt:variant>
      <vt:variant>
        <vt:i4>5</vt:i4>
      </vt:variant>
      <vt:variant>
        <vt:lpwstr/>
      </vt:variant>
      <vt:variant>
        <vt:lpwstr>_toc1365</vt:lpwstr>
      </vt:variant>
      <vt:variant>
        <vt:i4>1507383</vt:i4>
      </vt:variant>
      <vt:variant>
        <vt:i4>98</vt:i4>
      </vt:variant>
      <vt:variant>
        <vt:i4>0</vt:i4>
      </vt:variant>
      <vt:variant>
        <vt:i4>5</vt:i4>
      </vt:variant>
      <vt:variant>
        <vt:lpwstr/>
      </vt:variant>
      <vt:variant>
        <vt:lpwstr>_toc1363</vt:lpwstr>
      </vt:variant>
      <vt:variant>
        <vt:i4>1114164</vt:i4>
      </vt:variant>
      <vt:variant>
        <vt:i4>95</vt:i4>
      </vt:variant>
      <vt:variant>
        <vt:i4>0</vt:i4>
      </vt:variant>
      <vt:variant>
        <vt:i4>5</vt:i4>
      </vt:variant>
      <vt:variant>
        <vt:lpwstr/>
      </vt:variant>
      <vt:variant>
        <vt:lpwstr>_toc1355</vt:lpwstr>
      </vt:variant>
      <vt:variant>
        <vt:i4>1507377</vt:i4>
      </vt:variant>
      <vt:variant>
        <vt:i4>92</vt:i4>
      </vt:variant>
      <vt:variant>
        <vt:i4>0</vt:i4>
      </vt:variant>
      <vt:variant>
        <vt:i4>5</vt:i4>
      </vt:variant>
      <vt:variant>
        <vt:lpwstr/>
      </vt:variant>
      <vt:variant>
        <vt:lpwstr>_toc1303</vt:lpwstr>
      </vt:variant>
      <vt:variant>
        <vt:i4>1376305</vt:i4>
      </vt:variant>
      <vt:variant>
        <vt:i4>89</vt:i4>
      </vt:variant>
      <vt:variant>
        <vt:i4>0</vt:i4>
      </vt:variant>
      <vt:variant>
        <vt:i4>5</vt:i4>
      </vt:variant>
      <vt:variant>
        <vt:lpwstr/>
      </vt:variant>
      <vt:variant>
        <vt:lpwstr>_toc1301</vt:lpwstr>
      </vt:variant>
      <vt:variant>
        <vt:i4>1835064</vt:i4>
      </vt:variant>
      <vt:variant>
        <vt:i4>86</vt:i4>
      </vt:variant>
      <vt:variant>
        <vt:i4>0</vt:i4>
      </vt:variant>
      <vt:variant>
        <vt:i4>5</vt:i4>
      </vt:variant>
      <vt:variant>
        <vt:lpwstr/>
      </vt:variant>
      <vt:variant>
        <vt:lpwstr>_toc1299</vt:lpwstr>
      </vt:variant>
      <vt:variant>
        <vt:i4>1441842</vt:i4>
      </vt:variant>
      <vt:variant>
        <vt:i4>83</vt:i4>
      </vt:variant>
      <vt:variant>
        <vt:i4>0</vt:i4>
      </vt:variant>
      <vt:variant>
        <vt:i4>5</vt:i4>
      </vt:variant>
      <vt:variant>
        <vt:lpwstr/>
      </vt:variant>
      <vt:variant>
        <vt:lpwstr>_toc1233</vt:lpwstr>
      </vt:variant>
      <vt:variant>
        <vt:i4>3014665</vt:i4>
      </vt:variant>
      <vt:variant>
        <vt:i4>80</vt:i4>
      </vt:variant>
      <vt:variant>
        <vt:i4>0</vt:i4>
      </vt:variant>
      <vt:variant>
        <vt:i4>5</vt:i4>
      </vt:variant>
      <vt:variant>
        <vt:lpwstr/>
      </vt:variant>
      <vt:variant>
        <vt:lpwstr>_toc996</vt:lpwstr>
      </vt:variant>
      <vt:variant>
        <vt:i4>2359304</vt:i4>
      </vt:variant>
      <vt:variant>
        <vt:i4>77</vt:i4>
      </vt:variant>
      <vt:variant>
        <vt:i4>0</vt:i4>
      </vt:variant>
      <vt:variant>
        <vt:i4>5</vt:i4>
      </vt:variant>
      <vt:variant>
        <vt:lpwstr/>
      </vt:variant>
      <vt:variant>
        <vt:lpwstr>_toc838</vt:lpwstr>
      </vt:variant>
      <vt:variant>
        <vt:i4>2359304</vt:i4>
      </vt:variant>
      <vt:variant>
        <vt:i4>74</vt:i4>
      </vt:variant>
      <vt:variant>
        <vt:i4>0</vt:i4>
      </vt:variant>
      <vt:variant>
        <vt:i4>5</vt:i4>
      </vt:variant>
      <vt:variant>
        <vt:lpwstr/>
      </vt:variant>
      <vt:variant>
        <vt:lpwstr>_toc835</vt:lpwstr>
      </vt:variant>
      <vt:variant>
        <vt:i4>2424840</vt:i4>
      </vt:variant>
      <vt:variant>
        <vt:i4>71</vt:i4>
      </vt:variant>
      <vt:variant>
        <vt:i4>0</vt:i4>
      </vt:variant>
      <vt:variant>
        <vt:i4>5</vt:i4>
      </vt:variant>
      <vt:variant>
        <vt:lpwstr/>
      </vt:variant>
      <vt:variant>
        <vt:lpwstr>_toc826</vt:lpwstr>
      </vt:variant>
      <vt:variant>
        <vt:i4>2424840</vt:i4>
      </vt:variant>
      <vt:variant>
        <vt:i4>68</vt:i4>
      </vt:variant>
      <vt:variant>
        <vt:i4>0</vt:i4>
      </vt:variant>
      <vt:variant>
        <vt:i4>5</vt:i4>
      </vt:variant>
      <vt:variant>
        <vt:lpwstr/>
      </vt:variant>
      <vt:variant>
        <vt:lpwstr>_toc822</vt:lpwstr>
      </vt:variant>
      <vt:variant>
        <vt:i4>2490376</vt:i4>
      </vt:variant>
      <vt:variant>
        <vt:i4>65</vt:i4>
      </vt:variant>
      <vt:variant>
        <vt:i4>0</vt:i4>
      </vt:variant>
      <vt:variant>
        <vt:i4>5</vt:i4>
      </vt:variant>
      <vt:variant>
        <vt:lpwstr/>
      </vt:variant>
      <vt:variant>
        <vt:lpwstr>_toc810</vt:lpwstr>
      </vt:variant>
      <vt:variant>
        <vt:i4>2555912</vt:i4>
      </vt:variant>
      <vt:variant>
        <vt:i4>62</vt:i4>
      </vt:variant>
      <vt:variant>
        <vt:i4>0</vt:i4>
      </vt:variant>
      <vt:variant>
        <vt:i4>5</vt:i4>
      </vt:variant>
      <vt:variant>
        <vt:lpwstr/>
      </vt:variant>
      <vt:variant>
        <vt:lpwstr>_toc801</vt:lpwstr>
      </vt:variant>
      <vt:variant>
        <vt:i4>3014663</vt:i4>
      </vt:variant>
      <vt:variant>
        <vt:i4>59</vt:i4>
      </vt:variant>
      <vt:variant>
        <vt:i4>0</vt:i4>
      </vt:variant>
      <vt:variant>
        <vt:i4>5</vt:i4>
      </vt:variant>
      <vt:variant>
        <vt:lpwstr/>
      </vt:variant>
      <vt:variant>
        <vt:lpwstr>_toc798</vt:lpwstr>
      </vt:variant>
      <vt:variant>
        <vt:i4>3014663</vt:i4>
      </vt:variant>
      <vt:variant>
        <vt:i4>56</vt:i4>
      </vt:variant>
      <vt:variant>
        <vt:i4>0</vt:i4>
      </vt:variant>
      <vt:variant>
        <vt:i4>5</vt:i4>
      </vt:variant>
      <vt:variant>
        <vt:lpwstr/>
      </vt:variant>
      <vt:variant>
        <vt:lpwstr>_toc796</vt:lpwstr>
      </vt:variant>
      <vt:variant>
        <vt:i4>3014663</vt:i4>
      </vt:variant>
      <vt:variant>
        <vt:i4>53</vt:i4>
      </vt:variant>
      <vt:variant>
        <vt:i4>0</vt:i4>
      </vt:variant>
      <vt:variant>
        <vt:i4>5</vt:i4>
      </vt:variant>
      <vt:variant>
        <vt:lpwstr/>
      </vt:variant>
      <vt:variant>
        <vt:lpwstr>_toc792</vt:lpwstr>
      </vt:variant>
      <vt:variant>
        <vt:i4>3080199</vt:i4>
      </vt:variant>
      <vt:variant>
        <vt:i4>50</vt:i4>
      </vt:variant>
      <vt:variant>
        <vt:i4>0</vt:i4>
      </vt:variant>
      <vt:variant>
        <vt:i4>5</vt:i4>
      </vt:variant>
      <vt:variant>
        <vt:lpwstr/>
      </vt:variant>
      <vt:variant>
        <vt:lpwstr>_toc789</vt:lpwstr>
      </vt:variant>
      <vt:variant>
        <vt:i4>3080199</vt:i4>
      </vt:variant>
      <vt:variant>
        <vt:i4>47</vt:i4>
      </vt:variant>
      <vt:variant>
        <vt:i4>0</vt:i4>
      </vt:variant>
      <vt:variant>
        <vt:i4>5</vt:i4>
      </vt:variant>
      <vt:variant>
        <vt:lpwstr/>
      </vt:variant>
      <vt:variant>
        <vt:lpwstr>_toc787</vt:lpwstr>
      </vt:variant>
      <vt:variant>
        <vt:i4>3080199</vt:i4>
      </vt:variant>
      <vt:variant>
        <vt:i4>44</vt:i4>
      </vt:variant>
      <vt:variant>
        <vt:i4>0</vt:i4>
      </vt:variant>
      <vt:variant>
        <vt:i4>5</vt:i4>
      </vt:variant>
      <vt:variant>
        <vt:lpwstr/>
      </vt:variant>
      <vt:variant>
        <vt:lpwstr>_toc784</vt:lpwstr>
      </vt:variant>
      <vt:variant>
        <vt:i4>2097159</vt:i4>
      </vt:variant>
      <vt:variant>
        <vt:i4>41</vt:i4>
      </vt:variant>
      <vt:variant>
        <vt:i4>0</vt:i4>
      </vt:variant>
      <vt:variant>
        <vt:i4>5</vt:i4>
      </vt:variant>
      <vt:variant>
        <vt:lpwstr/>
      </vt:variant>
      <vt:variant>
        <vt:lpwstr>_toc779</vt:lpwstr>
      </vt:variant>
      <vt:variant>
        <vt:i4>2097159</vt:i4>
      </vt:variant>
      <vt:variant>
        <vt:i4>38</vt:i4>
      </vt:variant>
      <vt:variant>
        <vt:i4>0</vt:i4>
      </vt:variant>
      <vt:variant>
        <vt:i4>5</vt:i4>
      </vt:variant>
      <vt:variant>
        <vt:lpwstr/>
      </vt:variant>
      <vt:variant>
        <vt:lpwstr>_toc776</vt:lpwstr>
      </vt:variant>
      <vt:variant>
        <vt:i4>2097159</vt:i4>
      </vt:variant>
      <vt:variant>
        <vt:i4>35</vt:i4>
      </vt:variant>
      <vt:variant>
        <vt:i4>0</vt:i4>
      </vt:variant>
      <vt:variant>
        <vt:i4>5</vt:i4>
      </vt:variant>
      <vt:variant>
        <vt:lpwstr/>
      </vt:variant>
      <vt:variant>
        <vt:lpwstr>_toc771</vt:lpwstr>
      </vt:variant>
      <vt:variant>
        <vt:i4>2162695</vt:i4>
      </vt:variant>
      <vt:variant>
        <vt:i4>32</vt:i4>
      </vt:variant>
      <vt:variant>
        <vt:i4>0</vt:i4>
      </vt:variant>
      <vt:variant>
        <vt:i4>5</vt:i4>
      </vt:variant>
      <vt:variant>
        <vt:lpwstr/>
      </vt:variant>
      <vt:variant>
        <vt:lpwstr>_toc768</vt:lpwstr>
      </vt:variant>
      <vt:variant>
        <vt:i4>2162695</vt:i4>
      </vt:variant>
      <vt:variant>
        <vt:i4>29</vt:i4>
      </vt:variant>
      <vt:variant>
        <vt:i4>0</vt:i4>
      </vt:variant>
      <vt:variant>
        <vt:i4>5</vt:i4>
      </vt:variant>
      <vt:variant>
        <vt:lpwstr/>
      </vt:variant>
      <vt:variant>
        <vt:lpwstr>_toc762</vt:lpwstr>
      </vt:variant>
      <vt:variant>
        <vt:i4>2162695</vt:i4>
      </vt:variant>
      <vt:variant>
        <vt:i4>26</vt:i4>
      </vt:variant>
      <vt:variant>
        <vt:i4>0</vt:i4>
      </vt:variant>
      <vt:variant>
        <vt:i4>5</vt:i4>
      </vt:variant>
      <vt:variant>
        <vt:lpwstr/>
      </vt:variant>
      <vt:variant>
        <vt:lpwstr>_toc760</vt:lpwstr>
      </vt:variant>
      <vt:variant>
        <vt:i4>2228231</vt:i4>
      </vt:variant>
      <vt:variant>
        <vt:i4>23</vt:i4>
      </vt:variant>
      <vt:variant>
        <vt:i4>0</vt:i4>
      </vt:variant>
      <vt:variant>
        <vt:i4>5</vt:i4>
      </vt:variant>
      <vt:variant>
        <vt:lpwstr/>
      </vt:variant>
      <vt:variant>
        <vt:lpwstr>_toc751</vt:lpwstr>
      </vt:variant>
      <vt:variant>
        <vt:i4>2293767</vt:i4>
      </vt:variant>
      <vt:variant>
        <vt:i4>20</vt:i4>
      </vt:variant>
      <vt:variant>
        <vt:i4>0</vt:i4>
      </vt:variant>
      <vt:variant>
        <vt:i4>5</vt:i4>
      </vt:variant>
      <vt:variant>
        <vt:lpwstr/>
      </vt:variant>
      <vt:variant>
        <vt:lpwstr>_toc749</vt:lpwstr>
      </vt:variant>
      <vt:variant>
        <vt:i4>2293767</vt:i4>
      </vt:variant>
      <vt:variant>
        <vt:i4>17</vt:i4>
      </vt:variant>
      <vt:variant>
        <vt:i4>0</vt:i4>
      </vt:variant>
      <vt:variant>
        <vt:i4>5</vt:i4>
      </vt:variant>
      <vt:variant>
        <vt:lpwstr/>
      </vt:variant>
      <vt:variant>
        <vt:lpwstr>_toc744</vt:lpwstr>
      </vt:variant>
      <vt:variant>
        <vt:i4>2359303</vt:i4>
      </vt:variant>
      <vt:variant>
        <vt:i4>14</vt:i4>
      </vt:variant>
      <vt:variant>
        <vt:i4>0</vt:i4>
      </vt:variant>
      <vt:variant>
        <vt:i4>5</vt:i4>
      </vt:variant>
      <vt:variant>
        <vt:lpwstr/>
      </vt:variant>
      <vt:variant>
        <vt:lpwstr>_toc734</vt:lpwstr>
      </vt:variant>
      <vt:variant>
        <vt:i4>2490375</vt:i4>
      </vt:variant>
      <vt:variant>
        <vt:i4>11</vt:i4>
      </vt:variant>
      <vt:variant>
        <vt:i4>0</vt:i4>
      </vt:variant>
      <vt:variant>
        <vt:i4>5</vt:i4>
      </vt:variant>
      <vt:variant>
        <vt:lpwstr/>
      </vt:variant>
      <vt:variant>
        <vt:lpwstr>_toc710</vt:lpwstr>
      </vt:variant>
      <vt:variant>
        <vt:i4>3014662</vt:i4>
      </vt:variant>
      <vt:variant>
        <vt:i4>8</vt:i4>
      </vt:variant>
      <vt:variant>
        <vt:i4>0</vt:i4>
      </vt:variant>
      <vt:variant>
        <vt:i4>5</vt:i4>
      </vt:variant>
      <vt:variant>
        <vt:lpwstr/>
      </vt:variant>
      <vt:variant>
        <vt:lpwstr>_toc697</vt:lpwstr>
      </vt:variant>
      <vt:variant>
        <vt:i4>3014662</vt:i4>
      </vt:variant>
      <vt:variant>
        <vt:i4>5</vt:i4>
      </vt:variant>
      <vt:variant>
        <vt:i4>0</vt:i4>
      </vt:variant>
      <vt:variant>
        <vt:i4>5</vt:i4>
      </vt:variant>
      <vt:variant>
        <vt:lpwstr/>
      </vt:variant>
      <vt:variant>
        <vt:lpwstr>_toc695</vt:lpwstr>
      </vt:variant>
      <vt:variant>
        <vt:i4>3014662</vt:i4>
      </vt:variant>
      <vt:variant>
        <vt:i4>2</vt:i4>
      </vt:variant>
      <vt:variant>
        <vt:i4>0</vt:i4>
      </vt:variant>
      <vt:variant>
        <vt:i4>5</vt:i4>
      </vt:variant>
      <vt:variant>
        <vt:lpwstr/>
      </vt:variant>
      <vt:variant>
        <vt:lpwstr>_toc691</vt:lpwstr>
      </vt:variant>
      <vt:variant>
        <vt:i4>1179760</vt:i4>
      </vt:variant>
      <vt:variant>
        <vt:i4>99</vt:i4>
      </vt:variant>
      <vt:variant>
        <vt:i4>0</vt:i4>
      </vt:variant>
      <vt:variant>
        <vt:i4>5</vt:i4>
      </vt:variant>
      <vt:variant>
        <vt:lpwstr>http://glast.gsfc.nasa.gov/ssc/dev/current_documents/</vt:lpwstr>
      </vt:variant>
      <vt:variant>
        <vt:lpwstr/>
      </vt:variant>
      <vt:variant>
        <vt:i4>1179760</vt:i4>
      </vt:variant>
      <vt:variant>
        <vt:i4>96</vt:i4>
      </vt:variant>
      <vt:variant>
        <vt:i4>0</vt:i4>
      </vt:variant>
      <vt:variant>
        <vt:i4>5</vt:i4>
      </vt:variant>
      <vt:variant>
        <vt:lpwstr>http://glast.gsfc.nasa.gov/ssc/dev/current_documents/</vt:lpwstr>
      </vt:variant>
      <vt:variant>
        <vt:lpwstr/>
      </vt:variant>
      <vt:variant>
        <vt:i4>1179760</vt:i4>
      </vt:variant>
      <vt:variant>
        <vt:i4>93</vt:i4>
      </vt:variant>
      <vt:variant>
        <vt:i4>0</vt:i4>
      </vt:variant>
      <vt:variant>
        <vt:i4>5</vt:i4>
      </vt:variant>
      <vt:variant>
        <vt:lpwstr>http://glast.gsfc.nasa.gov/ssc/dev/current_documents/</vt:lpwstr>
      </vt:variant>
      <vt:variant>
        <vt:lpwstr/>
      </vt:variant>
      <vt:variant>
        <vt:i4>1179760</vt:i4>
      </vt:variant>
      <vt:variant>
        <vt:i4>90</vt:i4>
      </vt:variant>
      <vt:variant>
        <vt:i4>0</vt:i4>
      </vt:variant>
      <vt:variant>
        <vt:i4>5</vt:i4>
      </vt:variant>
      <vt:variant>
        <vt:lpwstr>http://glast.gsfc.nasa.gov/ssc/dev/current_documents/</vt:lpwstr>
      </vt:variant>
      <vt:variant>
        <vt:lpwstr/>
      </vt:variant>
      <vt:variant>
        <vt:i4>1179760</vt:i4>
      </vt:variant>
      <vt:variant>
        <vt:i4>87</vt:i4>
      </vt:variant>
      <vt:variant>
        <vt:i4>0</vt:i4>
      </vt:variant>
      <vt:variant>
        <vt:i4>5</vt:i4>
      </vt:variant>
      <vt:variant>
        <vt:lpwstr>http://glast.gsfc.nasa.gov/ssc/dev/current_documents/</vt:lpwstr>
      </vt:variant>
      <vt:variant>
        <vt:lpwstr/>
      </vt:variant>
      <vt:variant>
        <vt:i4>1179760</vt:i4>
      </vt:variant>
      <vt:variant>
        <vt:i4>84</vt:i4>
      </vt:variant>
      <vt:variant>
        <vt:i4>0</vt:i4>
      </vt:variant>
      <vt:variant>
        <vt:i4>5</vt:i4>
      </vt:variant>
      <vt:variant>
        <vt:lpwstr>http://glast.gsfc.nasa.gov/ssc/dev/current_documents/</vt:lpwstr>
      </vt:variant>
      <vt:variant>
        <vt:lpwstr/>
      </vt:variant>
      <vt:variant>
        <vt:i4>1179760</vt:i4>
      </vt:variant>
      <vt:variant>
        <vt:i4>81</vt:i4>
      </vt:variant>
      <vt:variant>
        <vt:i4>0</vt:i4>
      </vt:variant>
      <vt:variant>
        <vt:i4>5</vt:i4>
      </vt:variant>
      <vt:variant>
        <vt:lpwstr>http://glast.gsfc.nasa.gov/ssc/dev/current_documents/</vt:lpwstr>
      </vt:variant>
      <vt:variant>
        <vt:lpwstr/>
      </vt:variant>
      <vt:variant>
        <vt:i4>1179760</vt:i4>
      </vt:variant>
      <vt:variant>
        <vt:i4>78</vt:i4>
      </vt:variant>
      <vt:variant>
        <vt:i4>0</vt:i4>
      </vt:variant>
      <vt:variant>
        <vt:i4>5</vt:i4>
      </vt:variant>
      <vt:variant>
        <vt:lpwstr>http://glast.gsfc.nasa.gov/ssc/dev/current_documents/</vt:lpwstr>
      </vt:variant>
      <vt:variant>
        <vt:lpwstr/>
      </vt:variant>
      <vt:variant>
        <vt:i4>6619153</vt:i4>
      </vt:variant>
      <vt:variant>
        <vt:i4>75</vt:i4>
      </vt:variant>
      <vt:variant>
        <vt:i4>0</vt:i4>
      </vt:variant>
      <vt:variant>
        <vt:i4>5</vt:i4>
      </vt:variant>
      <vt:variant>
        <vt:lpwstr>http://glast.gsfc.nasa.gov/ssc/dev/baselined_documents/</vt:lpwstr>
      </vt:variant>
      <vt:variant>
        <vt:lpwstr/>
      </vt:variant>
      <vt:variant>
        <vt:i4>6619153</vt:i4>
      </vt:variant>
      <vt:variant>
        <vt:i4>72</vt:i4>
      </vt:variant>
      <vt:variant>
        <vt:i4>0</vt:i4>
      </vt:variant>
      <vt:variant>
        <vt:i4>5</vt:i4>
      </vt:variant>
      <vt:variant>
        <vt:lpwstr>http://glast.gsfc.nasa.gov/ssc/dev/baselined_documents/</vt:lpwstr>
      </vt:variant>
      <vt:variant>
        <vt:lpwstr/>
      </vt:variant>
      <vt:variant>
        <vt:i4>6619153</vt:i4>
      </vt:variant>
      <vt:variant>
        <vt:i4>69</vt:i4>
      </vt:variant>
      <vt:variant>
        <vt:i4>0</vt:i4>
      </vt:variant>
      <vt:variant>
        <vt:i4>5</vt:i4>
      </vt:variant>
      <vt:variant>
        <vt:lpwstr>http://glast.gsfc.nasa.gov/ssc/dev/baselined_documents/</vt:lpwstr>
      </vt:variant>
      <vt:variant>
        <vt:lpwstr/>
      </vt:variant>
      <vt:variant>
        <vt:i4>6619153</vt:i4>
      </vt:variant>
      <vt:variant>
        <vt:i4>66</vt:i4>
      </vt:variant>
      <vt:variant>
        <vt:i4>0</vt:i4>
      </vt:variant>
      <vt:variant>
        <vt:i4>5</vt:i4>
      </vt:variant>
      <vt:variant>
        <vt:lpwstr>http://glast.gsfc.nasa.gov/ssc/dev/baselined_documents/</vt:lpwstr>
      </vt:variant>
      <vt:variant>
        <vt:lpwstr/>
      </vt:variant>
      <vt:variant>
        <vt:i4>6619153</vt:i4>
      </vt:variant>
      <vt:variant>
        <vt:i4>63</vt:i4>
      </vt:variant>
      <vt:variant>
        <vt:i4>0</vt:i4>
      </vt:variant>
      <vt:variant>
        <vt:i4>5</vt:i4>
      </vt:variant>
      <vt:variant>
        <vt:lpwstr>http://glast.gsfc.nasa.gov/ssc/dev/baselined_documents/</vt:lpwstr>
      </vt:variant>
      <vt:variant>
        <vt:lpwstr/>
      </vt:variant>
      <vt:variant>
        <vt:i4>6619153</vt:i4>
      </vt:variant>
      <vt:variant>
        <vt:i4>60</vt:i4>
      </vt:variant>
      <vt:variant>
        <vt:i4>0</vt:i4>
      </vt:variant>
      <vt:variant>
        <vt:i4>5</vt:i4>
      </vt:variant>
      <vt:variant>
        <vt:lpwstr>http://glast.gsfc.nasa.gov/ssc/dev/baselined_documents/</vt:lpwstr>
      </vt:variant>
      <vt:variant>
        <vt:lpwstr/>
      </vt:variant>
      <vt:variant>
        <vt:i4>6619153</vt:i4>
      </vt:variant>
      <vt:variant>
        <vt:i4>57</vt:i4>
      </vt:variant>
      <vt:variant>
        <vt:i4>0</vt:i4>
      </vt:variant>
      <vt:variant>
        <vt:i4>5</vt:i4>
      </vt:variant>
      <vt:variant>
        <vt:lpwstr>http://glast.gsfc.nasa.gov/ssc/dev/baselined_documents/</vt:lpwstr>
      </vt:variant>
      <vt:variant>
        <vt:lpwstr/>
      </vt:variant>
      <vt:variant>
        <vt:i4>6619153</vt:i4>
      </vt:variant>
      <vt:variant>
        <vt:i4>54</vt:i4>
      </vt:variant>
      <vt:variant>
        <vt:i4>0</vt:i4>
      </vt:variant>
      <vt:variant>
        <vt:i4>5</vt:i4>
      </vt:variant>
      <vt:variant>
        <vt:lpwstr>http://glast.gsfc.nasa.gov/ssc/dev/baselined_documents/</vt:lpwstr>
      </vt:variant>
      <vt:variant>
        <vt:lpwstr/>
      </vt:variant>
      <vt:variant>
        <vt:i4>1179760</vt:i4>
      </vt:variant>
      <vt:variant>
        <vt:i4>51</vt:i4>
      </vt:variant>
      <vt:variant>
        <vt:i4>0</vt:i4>
      </vt:variant>
      <vt:variant>
        <vt:i4>5</vt:i4>
      </vt:variant>
      <vt:variant>
        <vt:lpwstr>http://glast.gsfc.nasa.gov/ssc/dev/current_documents/</vt:lpwstr>
      </vt:variant>
      <vt:variant>
        <vt:lpwstr/>
      </vt:variant>
      <vt:variant>
        <vt:i4>1179760</vt:i4>
      </vt:variant>
      <vt:variant>
        <vt:i4>48</vt:i4>
      </vt:variant>
      <vt:variant>
        <vt:i4>0</vt:i4>
      </vt:variant>
      <vt:variant>
        <vt:i4>5</vt:i4>
      </vt:variant>
      <vt:variant>
        <vt:lpwstr>http://glast.gsfc.nasa.gov/ssc/dev/current_documents/</vt:lpwstr>
      </vt:variant>
      <vt:variant>
        <vt:lpwstr/>
      </vt:variant>
      <vt:variant>
        <vt:i4>1179760</vt:i4>
      </vt:variant>
      <vt:variant>
        <vt:i4>45</vt:i4>
      </vt:variant>
      <vt:variant>
        <vt:i4>0</vt:i4>
      </vt:variant>
      <vt:variant>
        <vt:i4>5</vt:i4>
      </vt:variant>
      <vt:variant>
        <vt:lpwstr>http://glast.gsfc.nasa.gov/ssc/dev/current_documents/</vt:lpwstr>
      </vt:variant>
      <vt:variant>
        <vt:lpwstr/>
      </vt:variant>
      <vt:variant>
        <vt:i4>1179760</vt:i4>
      </vt:variant>
      <vt:variant>
        <vt:i4>42</vt:i4>
      </vt:variant>
      <vt:variant>
        <vt:i4>0</vt:i4>
      </vt:variant>
      <vt:variant>
        <vt:i4>5</vt:i4>
      </vt:variant>
      <vt:variant>
        <vt:lpwstr>http://glast.gsfc.nasa.gov/ssc/dev/current_documents/</vt:lpwstr>
      </vt:variant>
      <vt:variant>
        <vt:lpwstr/>
      </vt:variant>
      <vt:variant>
        <vt:i4>6619153</vt:i4>
      </vt:variant>
      <vt:variant>
        <vt:i4>39</vt:i4>
      </vt:variant>
      <vt:variant>
        <vt:i4>0</vt:i4>
      </vt:variant>
      <vt:variant>
        <vt:i4>5</vt:i4>
      </vt:variant>
      <vt:variant>
        <vt:lpwstr>http://glast.gsfc.nasa.gov/ssc/dev/baselined_documents/</vt:lpwstr>
      </vt:variant>
      <vt:variant>
        <vt:lpwstr/>
      </vt:variant>
      <vt:variant>
        <vt:i4>6619153</vt:i4>
      </vt:variant>
      <vt:variant>
        <vt:i4>36</vt:i4>
      </vt:variant>
      <vt:variant>
        <vt:i4>0</vt:i4>
      </vt:variant>
      <vt:variant>
        <vt:i4>5</vt:i4>
      </vt:variant>
      <vt:variant>
        <vt:lpwstr>http://glast.gsfc.nasa.gov/ssc/dev/baselined_documents/</vt:lpwstr>
      </vt:variant>
      <vt:variant>
        <vt:lpwstr/>
      </vt:variant>
      <vt:variant>
        <vt:i4>6619153</vt:i4>
      </vt:variant>
      <vt:variant>
        <vt:i4>33</vt:i4>
      </vt:variant>
      <vt:variant>
        <vt:i4>0</vt:i4>
      </vt:variant>
      <vt:variant>
        <vt:i4>5</vt:i4>
      </vt:variant>
      <vt:variant>
        <vt:lpwstr>http://glast.gsfc.nasa.gov/ssc/dev/baselined_documents/</vt:lpwstr>
      </vt:variant>
      <vt:variant>
        <vt:lpwstr/>
      </vt:variant>
      <vt:variant>
        <vt:i4>6619153</vt:i4>
      </vt:variant>
      <vt:variant>
        <vt:i4>30</vt:i4>
      </vt:variant>
      <vt:variant>
        <vt:i4>0</vt:i4>
      </vt:variant>
      <vt:variant>
        <vt:i4>5</vt:i4>
      </vt:variant>
      <vt:variant>
        <vt:lpwstr>http://glast.gsfc.nasa.gov/ssc/dev/baselined_documents/</vt:lpwstr>
      </vt:variant>
      <vt:variant>
        <vt:lpwstr/>
      </vt:variant>
      <vt:variant>
        <vt:i4>1179760</vt:i4>
      </vt:variant>
      <vt:variant>
        <vt:i4>27</vt:i4>
      </vt:variant>
      <vt:variant>
        <vt:i4>0</vt:i4>
      </vt:variant>
      <vt:variant>
        <vt:i4>5</vt:i4>
      </vt:variant>
      <vt:variant>
        <vt:lpwstr>http://glast.gsfc.nasa.gov/ssc/dev/current_documents/</vt:lpwstr>
      </vt:variant>
      <vt:variant>
        <vt:lpwstr/>
      </vt:variant>
      <vt:variant>
        <vt:i4>1179760</vt:i4>
      </vt:variant>
      <vt:variant>
        <vt:i4>24</vt:i4>
      </vt:variant>
      <vt:variant>
        <vt:i4>0</vt:i4>
      </vt:variant>
      <vt:variant>
        <vt:i4>5</vt:i4>
      </vt:variant>
      <vt:variant>
        <vt:lpwstr>http://glast.gsfc.nasa.gov/ssc/dev/current_documents/</vt:lpwstr>
      </vt:variant>
      <vt:variant>
        <vt:lpwstr/>
      </vt:variant>
      <vt:variant>
        <vt:i4>1179760</vt:i4>
      </vt:variant>
      <vt:variant>
        <vt:i4>21</vt:i4>
      </vt:variant>
      <vt:variant>
        <vt:i4>0</vt:i4>
      </vt:variant>
      <vt:variant>
        <vt:i4>5</vt:i4>
      </vt:variant>
      <vt:variant>
        <vt:lpwstr>http://glast.gsfc.nasa.gov/ssc/dev/current_documents/</vt:lpwstr>
      </vt:variant>
      <vt:variant>
        <vt:lpwstr/>
      </vt:variant>
      <vt:variant>
        <vt:i4>1179760</vt:i4>
      </vt:variant>
      <vt:variant>
        <vt:i4>18</vt:i4>
      </vt:variant>
      <vt:variant>
        <vt:i4>0</vt:i4>
      </vt:variant>
      <vt:variant>
        <vt:i4>5</vt:i4>
      </vt:variant>
      <vt:variant>
        <vt:lpwstr>http://glast.gsfc.nasa.gov/ssc/dev/current_documents/</vt:lpwstr>
      </vt:variant>
      <vt:variant>
        <vt:lpwstr/>
      </vt:variant>
      <vt:variant>
        <vt:i4>1179760</vt:i4>
      </vt:variant>
      <vt:variant>
        <vt:i4>15</vt:i4>
      </vt:variant>
      <vt:variant>
        <vt:i4>0</vt:i4>
      </vt:variant>
      <vt:variant>
        <vt:i4>5</vt:i4>
      </vt:variant>
      <vt:variant>
        <vt:lpwstr>http://glast.gsfc.nasa.gov/ssc/dev/current_documents/</vt:lpwstr>
      </vt:variant>
      <vt:variant>
        <vt:lpwstr/>
      </vt:variant>
      <vt:variant>
        <vt:i4>6619153</vt:i4>
      </vt:variant>
      <vt:variant>
        <vt:i4>12</vt:i4>
      </vt:variant>
      <vt:variant>
        <vt:i4>0</vt:i4>
      </vt:variant>
      <vt:variant>
        <vt:i4>5</vt:i4>
      </vt:variant>
      <vt:variant>
        <vt:lpwstr>http://glast.gsfc.nasa.gov/ssc/dev/baselined_documents/</vt:lpwstr>
      </vt:variant>
      <vt:variant>
        <vt:lpwstr/>
      </vt:variant>
      <vt:variant>
        <vt:i4>6619153</vt:i4>
      </vt:variant>
      <vt:variant>
        <vt:i4>9</vt:i4>
      </vt:variant>
      <vt:variant>
        <vt:i4>0</vt:i4>
      </vt:variant>
      <vt:variant>
        <vt:i4>5</vt:i4>
      </vt:variant>
      <vt:variant>
        <vt:lpwstr>http://glast.gsfc.nasa.gov/ssc/dev/baselined_documents/</vt:lpwstr>
      </vt:variant>
      <vt:variant>
        <vt:lpwstr/>
      </vt:variant>
      <vt:variant>
        <vt:i4>6619153</vt:i4>
      </vt:variant>
      <vt:variant>
        <vt:i4>6</vt:i4>
      </vt:variant>
      <vt:variant>
        <vt:i4>0</vt:i4>
      </vt:variant>
      <vt:variant>
        <vt:i4>5</vt:i4>
      </vt:variant>
      <vt:variant>
        <vt:lpwstr>http://glast.gsfc.nasa.gov/ssc/dev/baselined_documents/</vt:lpwstr>
      </vt:variant>
      <vt:variant>
        <vt:lpwstr/>
      </vt:variant>
      <vt:variant>
        <vt:i4>6619153</vt:i4>
      </vt:variant>
      <vt:variant>
        <vt:i4>3</vt:i4>
      </vt:variant>
      <vt:variant>
        <vt:i4>0</vt:i4>
      </vt:variant>
      <vt:variant>
        <vt:i4>5</vt:i4>
      </vt:variant>
      <vt:variant>
        <vt:lpwstr>http://glast.gsfc.nasa.gov/ssc/dev/baselined_documents/</vt:lpwstr>
      </vt:variant>
      <vt:variant>
        <vt:lpwstr/>
      </vt:variant>
      <vt:variant>
        <vt:i4>6619153</vt:i4>
      </vt:variant>
      <vt:variant>
        <vt:i4>0</vt:i4>
      </vt:variant>
      <vt:variant>
        <vt:i4>0</vt:i4>
      </vt:variant>
      <vt:variant>
        <vt:i4>5</vt:i4>
      </vt:variant>
      <vt:variant>
        <vt:lpwstr>http://glast.gsfc.nasa.gov/ssc/dev/baselined_documents/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Tom Stephens</dc:creator>
  <cp:keywords/>
  <cp:lastModifiedBy>Tom Stephens</cp:lastModifiedBy>
  <cp:revision>6</cp:revision>
  <cp:lastPrinted>2006-03-07T23:27:00Z</cp:lastPrinted>
  <dcterms:created xsi:type="dcterms:W3CDTF">2026-09-17T19:33:00Z</dcterms:created>
  <dcterms:modified xsi:type="dcterms:W3CDTF">2026-10-12T17:09:00Z</dcterms:modified>
</cp:coreProperties>
</file>